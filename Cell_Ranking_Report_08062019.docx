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9B60F" w14:textId="5353524E" w:rsidR="003C4015" w:rsidRPr="00F0401A" w:rsidRDefault="003C4015" w:rsidP="00DD7FA4">
      <w:pPr>
        <w:pStyle w:val="BodyText"/>
        <w:rPr>
          <w:rFonts w:cs="Arial"/>
          <w:szCs w:val="22"/>
        </w:rPr>
      </w:pPr>
    </w:p>
    <w:p w14:paraId="253A48AC" w14:textId="24FC2506" w:rsidR="005326BC" w:rsidRPr="00F0401A" w:rsidRDefault="00432C83" w:rsidP="00797B9B">
      <w:pPr>
        <w:pStyle w:val="Heading"/>
        <w:rPr>
          <w:rFonts w:cs="Arial"/>
          <w:szCs w:val="22"/>
        </w:rPr>
      </w:pPr>
      <w:r w:rsidRPr="00F0401A">
        <w:rPr>
          <w:rFonts w:cs="Arial"/>
          <w:szCs w:val="22"/>
        </w:rPr>
        <w:t>Executive Summary</w:t>
      </w:r>
      <w:r w:rsidR="009B1024">
        <w:rPr>
          <w:rFonts w:cs="Arial"/>
          <w:szCs w:val="22"/>
        </w:rPr>
        <w:t xml:space="preserve"> </w:t>
      </w:r>
    </w:p>
    <w:p w14:paraId="3E8DF891" w14:textId="4C8CA9A1" w:rsidR="00F0401A" w:rsidRDefault="00F0401A" w:rsidP="00F0401A">
      <w:pPr>
        <w:pStyle w:val="BodyText"/>
      </w:pPr>
      <w:r>
        <w:rPr>
          <w:rFonts w:cs="Arial"/>
          <w:szCs w:val="22"/>
        </w:rPr>
        <w:t>This report</w:t>
      </w:r>
      <w:r w:rsidR="00366EDF" w:rsidRPr="00F0401A">
        <w:rPr>
          <w:rFonts w:cs="Arial"/>
          <w:szCs w:val="22"/>
        </w:rPr>
        <w:t xml:space="preserve"> pre</w:t>
      </w:r>
      <w:r>
        <w:rPr>
          <w:rFonts w:cs="Arial"/>
          <w:szCs w:val="22"/>
        </w:rPr>
        <w:t>sents an analysis of the Daily cell ranking whereas the raw data of cell incidences are obtained from Ericsson Expert Analytics (EEA)</w:t>
      </w:r>
      <w:r w:rsidR="00366EDF" w:rsidRPr="00F0401A">
        <w:rPr>
          <w:rFonts w:cs="Arial"/>
          <w:szCs w:val="22"/>
        </w:rPr>
        <w:t>.</w:t>
      </w:r>
      <w:r w:rsidR="0045151A" w:rsidRPr="00F0401A">
        <w:rPr>
          <w:rFonts w:cs="Arial"/>
          <w:szCs w:val="22"/>
        </w:rPr>
        <w:t xml:space="preserve"> </w:t>
      </w:r>
      <w:r>
        <w:t xml:space="preserve">This report presents a method of ranking cells based on incident data associated with the cell. With this ranking we intend to shortlist top cells with high chances of needing some correction. The idea is to combine various incidents to obtain a score giving a performance measure for the cell. We adopted two approaches Principal Component Analysis and Auto-encoders to model the behavior of cells of various bands and use the internal correlation and the deviation in behavior of the cells from the modeled distribution as a measure of performance for the cells. </w:t>
      </w:r>
    </w:p>
    <w:p w14:paraId="1968BE2A" w14:textId="3DBA74A6" w:rsidR="004A77AC" w:rsidRPr="00F0401A" w:rsidRDefault="0045151A" w:rsidP="004A77AC">
      <w:pPr>
        <w:pStyle w:val="BodyText"/>
        <w:rPr>
          <w:rFonts w:cs="Arial"/>
          <w:szCs w:val="22"/>
        </w:rPr>
      </w:pPr>
      <w:commentRangeStart w:id="0"/>
      <w:r w:rsidRPr="00F0401A">
        <w:rPr>
          <w:rFonts w:cs="Arial"/>
          <w:szCs w:val="22"/>
        </w:rPr>
        <w:t>The goal of this analysis is to develop</w:t>
      </w:r>
      <w:r w:rsidR="004A77AC" w:rsidRPr="00F0401A">
        <w:rPr>
          <w:rFonts w:cs="Arial"/>
          <w:szCs w:val="22"/>
        </w:rPr>
        <w:t xml:space="preserve"> a classifier which can differentiate human </w:t>
      </w:r>
      <w:r w:rsidRPr="00F0401A">
        <w:rPr>
          <w:rFonts w:cs="Arial"/>
          <w:szCs w:val="22"/>
        </w:rPr>
        <w:t>operated devices f</w:t>
      </w:r>
      <w:r w:rsidR="004A77AC" w:rsidRPr="00F0401A">
        <w:rPr>
          <w:rFonts w:cs="Arial"/>
          <w:szCs w:val="22"/>
        </w:rPr>
        <w:t xml:space="preserve">rom non-human </w:t>
      </w:r>
      <w:r w:rsidRPr="00F0401A">
        <w:rPr>
          <w:rFonts w:cs="Arial"/>
          <w:szCs w:val="22"/>
        </w:rPr>
        <w:t>operated devices.</w:t>
      </w:r>
    </w:p>
    <w:p w14:paraId="461C7C3E" w14:textId="2546E24A" w:rsidR="0045151A" w:rsidRPr="00F0401A" w:rsidRDefault="0045151A" w:rsidP="004A77AC">
      <w:pPr>
        <w:pStyle w:val="BodyText"/>
        <w:rPr>
          <w:rFonts w:cs="Arial"/>
          <w:szCs w:val="22"/>
        </w:rPr>
      </w:pPr>
      <w:r w:rsidRPr="00F0401A">
        <w:rPr>
          <w:rFonts w:cs="Arial"/>
          <w:szCs w:val="22"/>
        </w:rPr>
        <w:t xml:space="preserve">The </w:t>
      </w:r>
      <w:r w:rsidR="00503C51" w:rsidRPr="00F0401A">
        <w:rPr>
          <w:rFonts w:cs="Arial"/>
          <w:szCs w:val="22"/>
        </w:rPr>
        <w:t>results</w:t>
      </w:r>
      <w:r w:rsidRPr="00F0401A">
        <w:rPr>
          <w:rFonts w:cs="Arial"/>
          <w:szCs w:val="22"/>
        </w:rPr>
        <w:t xml:space="preserve"> </w:t>
      </w:r>
      <w:r w:rsidR="00AA604D" w:rsidRPr="00F0401A">
        <w:rPr>
          <w:rFonts w:cs="Arial"/>
          <w:szCs w:val="22"/>
        </w:rPr>
        <w:t xml:space="preserve">presented </w:t>
      </w:r>
      <w:r w:rsidR="00503C51" w:rsidRPr="00F0401A">
        <w:rPr>
          <w:rFonts w:cs="Arial"/>
          <w:szCs w:val="22"/>
        </w:rPr>
        <w:t>are based on the analysis</w:t>
      </w:r>
      <w:r w:rsidRPr="00F0401A">
        <w:rPr>
          <w:rFonts w:cs="Arial"/>
          <w:szCs w:val="22"/>
        </w:rPr>
        <w:t xml:space="preserve"> </w:t>
      </w:r>
      <w:r w:rsidR="00503C51" w:rsidRPr="00F0401A">
        <w:rPr>
          <w:rFonts w:cs="Arial"/>
          <w:szCs w:val="22"/>
        </w:rPr>
        <w:t>of</w:t>
      </w:r>
      <w:r w:rsidRPr="00F0401A">
        <w:rPr>
          <w:rFonts w:cs="Arial"/>
          <w:szCs w:val="22"/>
        </w:rPr>
        <w:t xml:space="preserve"> 97 301 uniq</w:t>
      </w:r>
      <w:r w:rsidR="00CC2A4A" w:rsidRPr="00F0401A">
        <w:rPr>
          <w:rFonts w:cs="Arial"/>
          <w:szCs w:val="22"/>
        </w:rPr>
        <w:t>ue records collected over a</w:t>
      </w:r>
      <w:r w:rsidR="00CF170F" w:rsidRPr="00F0401A">
        <w:rPr>
          <w:rFonts w:cs="Arial"/>
          <w:szCs w:val="22"/>
        </w:rPr>
        <w:t xml:space="preserve"> single</w:t>
      </w:r>
      <w:r w:rsidR="00CC2A4A" w:rsidRPr="00F0401A">
        <w:rPr>
          <w:rFonts w:cs="Arial"/>
          <w:szCs w:val="22"/>
        </w:rPr>
        <w:t xml:space="preserve"> day</w:t>
      </w:r>
      <w:r w:rsidR="00BD0B0F" w:rsidRPr="00F0401A">
        <w:rPr>
          <w:rFonts w:cs="Arial"/>
          <w:szCs w:val="22"/>
        </w:rPr>
        <w:t>. The</w:t>
      </w:r>
      <w:r w:rsidR="00AA604D" w:rsidRPr="00F0401A">
        <w:rPr>
          <w:rFonts w:cs="Arial"/>
          <w:szCs w:val="22"/>
        </w:rPr>
        <w:t xml:space="preserve">se records provide a wide variety of subscriber </w:t>
      </w:r>
      <w:r w:rsidR="00BD0B0F" w:rsidRPr="00F0401A">
        <w:rPr>
          <w:rFonts w:cs="Arial"/>
          <w:szCs w:val="22"/>
        </w:rPr>
        <w:t>information</w:t>
      </w:r>
      <w:r w:rsidR="00AA604D" w:rsidRPr="00F0401A">
        <w:rPr>
          <w:rFonts w:cs="Arial"/>
          <w:szCs w:val="22"/>
        </w:rPr>
        <w:t xml:space="preserve"> including</w:t>
      </w:r>
      <w:r w:rsidR="00BD0B0F" w:rsidRPr="00F0401A">
        <w:rPr>
          <w:rFonts w:cs="Arial"/>
          <w:szCs w:val="22"/>
        </w:rPr>
        <w:t xml:space="preserve"> </w:t>
      </w:r>
      <w:r w:rsidR="00AA604D" w:rsidRPr="00F0401A">
        <w:rPr>
          <w:rFonts w:cs="Arial"/>
          <w:szCs w:val="22"/>
        </w:rPr>
        <w:t>t</w:t>
      </w:r>
      <w:r w:rsidR="00BD0B0F" w:rsidRPr="00F0401A">
        <w:rPr>
          <w:rFonts w:cs="Arial"/>
          <w:szCs w:val="22"/>
        </w:rPr>
        <w:t xml:space="preserve">raffic </w:t>
      </w:r>
      <w:r w:rsidR="00CF170F" w:rsidRPr="00F0401A">
        <w:rPr>
          <w:rFonts w:cs="Arial"/>
          <w:szCs w:val="22"/>
        </w:rPr>
        <w:t xml:space="preserve">related </w:t>
      </w:r>
      <w:r w:rsidR="00BD0B0F" w:rsidRPr="00F0401A">
        <w:rPr>
          <w:rFonts w:cs="Arial"/>
          <w:szCs w:val="22"/>
        </w:rPr>
        <w:t>measure</w:t>
      </w:r>
      <w:r w:rsidR="00417F65" w:rsidRPr="00F0401A">
        <w:rPr>
          <w:rFonts w:cs="Arial"/>
          <w:szCs w:val="22"/>
        </w:rPr>
        <w:t>s</w:t>
      </w:r>
      <w:r w:rsidR="00BD0B0F" w:rsidRPr="00F0401A">
        <w:rPr>
          <w:rFonts w:cs="Arial"/>
          <w:szCs w:val="22"/>
        </w:rPr>
        <w:t xml:space="preserve"> for audio, file sharing and email, as well as </w:t>
      </w:r>
      <w:r w:rsidR="00B04D44" w:rsidRPr="00F0401A">
        <w:rPr>
          <w:rFonts w:cs="Arial"/>
          <w:szCs w:val="22"/>
        </w:rPr>
        <w:t>S</w:t>
      </w:r>
      <w:r w:rsidR="00BD0B0F" w:rsidRPr="00F0401A">
        <w:rPr>
          <w:rFonts w:cs="Arial"/>
          <w:szCs w:val="22"/>
        </w:rPr>
        <w:t xml:space="preserve">ervice </w:t>
      </w:r>
      <w:r w:rsidR="00B04D44" w:rsidRPr="00F0401A">
        <w:rPr>
          <w:rFonts w:cs="Arial"/>
          <w:szCs w:val="22"/>
        </w:rPr>
        <w:t>L</w:t>
      </w:r>
      <w:r w:rsidR="00BD0B0F" w:rsidRPr="00F0401A">
        <w:rPr>
          <w:rFonts w:cs="Arial"/>
          <w:szCs w:val="22"/>
        </w:rPr>
        <w:t xml:space="preserve">evel </w:t>
      </w:r>
      <w:r w:rsidR="0009698E" w:rsidRPr="00F0401A">
        <w:rPr>
          <w:rFonts w:cs="Arial"/>
          <w:szCs w:val="22"/>
        </w:rPr>
        <w:t>Index</w:t>
      </w:r>
      <w:r w:rsidR="00BD0B0F" w:rsidRPr="00F0401A">
        <w:rPr>
          <w:rFonts w:cs="Arial"/>
          <w:szCs w:val="22"/>
        </w:rPr>
        <w:t xml:space="preserve"> (SLI), Average Revenue Per User (ARPU) and so on.</w:t>
      </w:r>
    </w:p>
    <w:p w14:paraId="18E27C55" w14:textId="23C6394C" w:rsidR="008B7F4F" w:rsidRPr="00F0401A" w:rsidRDefault="00CF170F" w:rsidP="008B7F4F">
      <w:pPr>
        <w:pStyle w:val="BodyText"/>
        <w:rPr>
          <w:rFonts w:cs="Arial"/>
          <w:szCs w:val="22"/>
        </w:rPr>
      </w:pPr>
      <w:r w:rsidRPr="00F0401A">
        <w:rPr>
          <w:rFonts w:cs="Arial"/>
          <w:szCs w:val="22"/>
        </w:rPr>
        <w:t xml:space="preserve">The </w:t>
      </w:r>
      <w:r w:rsidR="00503C51" w:rsidRPr="00F0401A">
        <w:rPr>
          <w:rFonts w:cs="Arial"/>
          <w:szCs w:val="22"/>
        </w:rPr>
        <w:t>dataset contains o</w:t>
      </w:r>
      <w:r w:rsidRPr="00F0401A">
        <w:rPr>
          <w:rFonts w:cs="Arial"/>
          <w:szCs w:val="22"/>
        </w:rPr>
        <w:t>nly 5.1% of record</w:t>
      </w:r>
      <w:r w:rsidR="008B7F4F" w:rsidRPr="00F0401A">
        <w:rPr>
          <w:rFonts w:cs="Arial"/>
          <w:szCs w:val="22"/>
        </w:rPr>
        <w:t>s</w:t>
      </w:r>
      <w:r w:rsidRPr="00F0401A">
        <w:rPr>
          <w:rFonts w:cs="Arial"/>
          <w:szCs w:val="22"/>
        </w:rPr>
        <w:t xml:space="preserve"> associated to machine</w:t>
      </w:r>
      <w:r w:rsidR="00AA604D" w:rsidRPr="00F0401A">
        <w:rPr>
          <w:rFonts w:cs="Arial"/>
          <w:szCs w:val="22"/>
        </w:rPr>
        <w:t xml:space="preserve">, while the rest (94.9%) are associated to human </w:t>
      </w:r>
      <w:r w:rsidR="0039626C" w:rsidRPr="00F0401A">
        <w:rPr>
          <w:rFonts w:cs="Arial"/>
          <w:szCs w:val="22"/>
        </w:rPr>
        <w:t>users</w:t>
      </w:r>
      <w:r w:rsidRPr="00F0401A">
        <w:rPr>
          <w:rFonts w:cs="Arial"/>
          <w:szCs w:val="22"/>
        </w:rPr>
        <w:t>.</w:t>
      </w:r>
      <w:r w:rsidR="008B7F4F" w:rsidRPr="00F0401A">
        <w:rPr>
          <w:rFonts w:cs="Arial"/>
          <w:szCs w:val="22"/>
        </w:rPr>
        <w:t xml:space="preserve"> Analysis showed that many of the feature</w:t>
      </w:r>
      <w:r w:rsidR="00AA604D" w:rsidRPr="00F0401A">
        <w:rPr>
          <w:rFonts w:cs="Arial"/>
          <w:szCs w:val="22"/>
        </w:rPr>
        <w:t xml:space="preserve"> </w:t>
      </w:r>
      <w:r w:rsidR="008B7F4F" w:rsidRPr="00F0401A">
        <w:rPr>
          <w:rFonts w:cs="Arial"/>
          <w:szCs w:val="22"/>
        </w:rPr>
        <w:t>distributions appear to be distinctive of their class, suggesting their relevance to the classification problem.</w:t>
      </w:r>
    </w:p>
    <w:p w14:paraId="64AA5231" w14:textId="3E8B194F" w:rsidR="00BD0B0F" w:rsidRPr="00F0401A" w:rsidRDefault="00503C51" w:rsidP="004A77AC">
      <w:pPr>
        <w:pStyle w:val="BodyText"/>
        <w:rPr>
          <w:rFonts w:cs="Arial"/>
          <w:szCs w:val="22"/>
        </w:rPr>
      </w:pPr>
      <w:r w:rsidRPr="00F0401A">
        <w:rPr>
          <w:rFonts w:cs="Arial"/>
          <w:szCs w:val="22"/>
        </w:rPr>
        <w:t xml:space="preserve">A classifier has been trained against the provided data. </w:t>
      </w:r>
      <w:r w:rsidR="00601AA6" w:rsidRPr="00F0401A">
        <w:rPr>
          <w:rFonts w:cs="Arial"/>
          <w:szCs w:val="22"/>
        </w:rPr>
        <w:t xml:space="preserve">The performance </w:t>
      </w:r>
      <w:r w:rsidR="00060DD0" w:rsidRPr="00F0401A">
        <w:rPr>
          <w:rFonts w:cs="Arial"/>
          <w:szCs w:val="22"/>
        </w:rPr>
        <w:t>appears</w:t>
      </w:r>
      <w:r w:rsidR="00601AA6" w:rsidRPr="00F0401A">
        <w:rPr>
          <w:rFonts w:cs="Arial"/>
          <w:szCs w:val="22"/>
        </w:rPr>
        <w:t xml:space="preserve"> to be in the expected range, based on previous studies, with an </w:t>
      </w:r>
      <w:r w:rsidR="002A2226" w:rsidRPr="00F0401A">
        <w:rPr>
          <w:rFonts w:cs="Arial"/>
          <w:szCs w:val="22"/>
        </w:rPr>
        <w:t>F1 score of 8</w:t>
      </w:r>
      <w:r w:rsidR="00057BCD" w:rsidRPr="00F0401A">
        <w:rPr>
          <w:rFonts w:cs="Arial"/>
          <w:szCs w:val="22"/>
        </w:rPr>
        <w:t>0.</w:t>
      </w:r>
      <w:r w:rsidR="00571DD3" w:rsidRPr="00F0401A">
        <w:rPr>
          <w:rFonts w:cs="Arial"/>
          <w:szCs w:val="22"/>
        </w:rPr>
        <w:t>2</w:t>
      </w:r>
      <w:r w:rsidR="00057BCD" w:rsidRPr="00F0401A">
        <w:rPr>
          <w:rFonts w:cs="Arial"/>
          <w:szCs w:val="22"/>
        </w:rPr>
        <w:t xml:space="preserve"> </w:t>
      </w:r>
      <w:r w:rsidR="002A2226" w:rsidRPr="00F0401A">
        <w:rPr>
          <w:rFonts w:cs="Arial"/>
          <w:szCs w:val="22"/>
        </w:rPr>
        <w:t>(98.</w:t>
      </w:r>
      <w:r w:rsidR="00057BCD" w:rsidRPr="00F0401A">
        <w:rPr>
          <w:rFonts w:cs="Arial"/>
          <w:szCs w:val="22"/>
        </w:rPr>
        <w:t>2</w:t>
      </w:r>
      <w:r w:rsidR="002A2226" w:rsidRPr="00F0401A">
        <w:rPr>
          <w:rFonts w:cs="Arial"/>
          <w:szCs w:val="22"/>
        </w:rPr>
        <w:t xml:space="preserve">% accuracy, </w:t>
      </w:r>
      <w:r w:rsidR="00571DD3" w:rsidRPr="00F0401A">
        <w:rPr>
          <w:rFonts w:cs="Arial"/>
          <w:szCs w:val="22"/>
        </w:rPr>
        <w:t>9</w:t>
      </w:r>
      <w:r w:rsidR="00057BCD" w:rsidRPr="00F0401A">
        <w:rPr>
          <w:rFonts w:cs="Arial"/>
          <w:szCs w:val="22"/>
        </w:rPr>
        <w:t>4</w:t>
      </w:r>
      <w:r w:rsidR="002A2226" w:rsidRPr="00F0401A">
        <w:rPr>
          <w:rFonts w:cs="Arial"/>
          <w:szCs w:val="22"/>
        </w:rPr>
        <w:t xml:space="preserve">.4% precision, </w:t>
      </w:r>
      <w:r w:rsidR="00057BCD" w:rsidRPr="00F0401A">
        <w:rPr>
          <w:rFonts w:cs="Arial"/>
          <w:szCs w:val="22"/>
        </w:rPr>
        <w:t>69.</w:t>
      </w:r>
      <w:r w:rsidR="00571DD3" w:rsidRPr="00F0401A">
        <w:rPr>
          <w:rFonts w:cs="Arial"/>
          <w:szCs w:val="22"/>
        </w:rPr>
        <w:t>7</w:t>
      </w:r>
      <w:r w:rsidR="002A2226" w:rsidRPr="00F0401A">
        <w:rPr>
          <w:rFonts w:cs="Arial"/>
          <w:szCs w:val="22"/>
        </w:rPr>
        <w:t>% recall).</w:t>
      </w:r>
      <w:commentRangeEnd w:id="0"/>
      <w:r w:rsidR="007E4C9C">
        <w:rPr>
          <w:rStyle w:val="CommentReference"/>
          <w:lang w:val="en-GB"/>
        </w:rPr>
        <w:commentReference w:id="0"/>
      </w:r>
    </w:p>
    <w:p w14:paraId="1C89032C" w14:textId="77777777" w:rsidR="00545531" w:rsidRDefault="00BA268C" w:rsidP="00712DC2">
      <w:pPr>
        <w:pStyle w:val="Contents"/>
        <w:tabs>
          <w:tab w:val="right" w:leader="dot" w:pos="10205"/>
        </w:tabs>
      </w:pPr>
      <w:r w:rsidRPr="00F0401A">
        <w:rPr>
          <w:rFonts w:cs="Arial"/>
          <w:szCs w:val="22"/>
        </w:rPr>
        <w:t>Contents</w:t>
      </w:r>
      <w:bookmarkStart w:id="1" w:name="Contents"/>
      <w:bookmarkEnd w:id="1"/>
      <w:r w:rsidR="00712DC2" w:rsidRPr="00F0401A">
        <w:rPr>
          <w:rFonts w:cs="Arial"/>
          <w:szCs w:val="22"/>
        </w:rPr>
        <w:fldChar w:fldCharType="begin"/>
      </w:r>
      <w:r w:rsidR="00712DC2" w:rsidRPr="00F0401A">
        <w:rPr>
          <w:rFonts w:cs="Arial"/>
          <w:szCs w:val="22"/>
        </w:rPr>
        <w:instrText xml:space="preserve"> TOC \o "1-3" \h \z </w:instrText>
      </w:r>
      <w:r w:rsidR="00712DC2" w:rsidRPr="00F0401A">
        <w:rPr>
          <w:rFonts w:cs="Arial"/>
          <w:szCs w:val="22"/>
        </w:rPr>
        <w:fldChar w:fldCharType="separate"/>
      </w:r>
    </w:p>
    <w:p w14:paraId="4F4B5E57" w14:textId="12B94428" w:rsidR="00545531" w:rsidRDefault="009B1024">
      <w:pPr>
        <w:pStyle w:val="TOC1"/>
        <w:tabs>
          <w:tab w:val="left" w:pos="1871"/>
        </w:tabs>
        <w:rPr>
          <w:rFonts w:asciiTheme="minorHAnsi" w:eastAsiaTheme="minorEastAsia" w:hAnsiTheme="minorHAnsi" w:cstheme="minorBidi"/>
          <w:b w:val="0"/>
          <w:szCs w:val="22"/>
        </w:rPr>
      </w:pPr>
      <w:hyperlink w:anchor="_Toc10641071" w:history="1">
        <w:r w:rsidR="00545531" w:rsidRPr="00A918BD">
          <w:rPr>
            <w:rStyle w:val="Hyperlink"/>
          </w:rPr>
          <w:t>1</w:t>
        </w:r>
        <w:r w:rsidR="00545531">
          <w:rPr>
            <w:rFonts w:asciiTheme="minorHAnsi" w:eastAsiaTheme="minorEastAsia" w:hAnsiTheme="minorHAnsi" w:cstheme="minorBidi"/>
            <w:b w:val="0"/>
            <w:szCs w:val="22"/>
          </w:rPr>
          <w:tab/>
        </w:r>
        <w:r w:rsidR="00545531" w:rsidRPr="00A918BD">
          <w:rPr>
            <w:rStyle w:val="Hyperlink"/>
          </w:rPr>
          <w:t>Use Cases and Problem Statement</w:t>
        </w:r>
        <w:r w:rsidR="00545531">
          <w:rPr>
            <w:webHidden/>
          </w:rPr>
          <w:tab/>
        </w:r>
        <w:r w:rsidR="00545531">
          <w:rPr>
            <w:webHidden/>
          </w:rPr>
          <w:fldChar w:fldCharType="begin"/>
        </w:r>
        <w:r w:rsidR="00545531">
          <w:rPr>
            <w:webHidden/>
          </w:rPr>
          <w:instrText xml:space="preserve"> PAGEREF _Toc10641071 \h </w:instrText>
        </w:r>
        <w:r w:rsidR="00545531">
          <w:rPr>
            <w:webHidden/>
          </w:rPr>
        </w:r>
        <w:r w:rsidR="00545531">
          <w:rPr>
            <w:webHidden/>
          </w:rPr>
          <w:fldChar w:fldCharType="separate"/>
        </w:r>
        <w:r w:rsidR="00545531">
          <w:rPr>
            <w:webHidden/>
          </w:rPr>
          <w:t>2</w:t>
        </w:r>
        <w:r w:rsidR="00545531">
          <w:rPr>
            <w:webHidden/>
          </w:rPr>
          <w:fldChar w:fldCharType="end"/>
        </w:r>
      </w:hyperlink>
    </w:p>
    <w:p w14:paraId="196F01A8" w14:textId="61FE377E" w:rsidR="00545531" w:rsidRDefault="009B1024">
      <w:pPr>
        <w:pStyle w:val="TOC1"/>
        <w:tabs>
          <w:tab w:val="left" w:pos="1871"/>
        </w:tabs>
        <w:rPr>
          <w:rFonts w:asciiTheme="minorHAnsi" w:eastAsiaTheme="minorEastAsia" w:hAnsiTheme="minorHAnsi" w:cstheme="minorBidi"/>
          <w:b w:val="0"/>
          <w:szCs w:val="22"/>
        </w:rPr>
      </w:pPr>
      <w:hyperlink w:anchor="_Toc10641072" w:history="1">
        <w:r w:rsidR="00545531" w:rsidRPr="00A918BD">
          <w:rPr>
            <w:rStyle w:val="Hyperlink"/>
          </w:rPr>
          <w:t>2</w:t>
        </w:r>
        <w:r w:rsidR="00545531">
          <w:rPr>
            <w:rFonts w:asciiTheme="minorHAnsi" w:eastAsiaTheme="minorEastAsia" w:hAnsiTheme="minorHAnsi" w:cstheme="minorBidi"/>
            <w:b w:val="0"/>
            <w:szCs w:val="22"/>
          </w:rPr>
          <w:tab/>
        </w:r>
        <w:r w:rsidR="00545531" w:rsidRPr="00A918BD">
          <w:rPr>
            <w:rStyle w:val="Hyperlink"/>
          </w:rPr>
          <w:t>Exploratory Data Analysis</w:t>
        </w:r>
        <w:r w:rsidR="00545531">
          <w:rPr>
            <w:webHidden/>
          </w:rPr>
          <w:tab/>
        </w:r>
        <w:r w:rsidR="00545531">
          <w:rPr>
            <w:webHidden/>
          </w:rPr>
          <w:fldChar w:fldCharType="begin"/>
        </w:r>
        <w:r w:rsidR="00545531">
          <w:rPr>
            <w:webHidden/>
          </w:rPr>
          <w:instrText xml:space="preserve"> PAGEREF _Toc10641072 \h </w:instrText>
        </w:r>
        <w:r w:rsidR="00545531">
          <w:rPr>
            <w:webHidden/>
          </w:rPr>
        </w:r>
        <w:r w:rsidR="00545531">
          <w:rPr>
            <w:webHidden/>
          </w:rPr>
          <w:fldChar w:fldCharType="separate"/>
        </w:r>
        <w:r w:rsidR="00545531">
          <w:rPr>
            <w:webHidden/>
          </w:rPr>
          <w:t>3</w:t>
        </w:r>
        <w:r w:rsidR="00545531">
          <w:rPr>
            <w:webHidden/>
          </w:rPr>
          <w:fldChar w:fldCharType="end"/>
        </w:r>
      </w:hyperlink>
    </w:p>
    <w:p w14:paraId="529F3989" w14:textId="5D5B78D5" w:rsidR="00545531" w:rsidRDefault="009B1024">
      <w:pPr>
        <w:pStyle w:val="TOC2"/>
        <w:tabs>
          <w:tab w:val="left" w:pos="2721"/>
        </w:tabs>
        <w:rPr>
          <w:rFonts w:asciiTheme="minorHAnsi" w:eastAsiaTheme="minorEastAsia" w:hAnsiTheme="minorHAnsi" w:cstheme="minorBidi"/>
          <w:szCs w:val="22"/>
        </w:rPr>
      </w:pPr>
      <w:hyperlink w:anchor="_Toc10641073" w:history="1">
        <w:r w:rsidR="00545531" w:rsidRPr="00A918BD">
          <w:rPr>
            <w:rStyle w:val="Hyperlink"/>
          </w:rPr>
          <w:t>2.1</w:t>
        </w:r>
        <w:r w:rsidR="00545531">
          <w:rPr>
            <w:rFonts w:asciiTheme="minorHAnsi" w:eastAsiaTheme="minorEastAsia" w:hAnsiTheme="minorHAnsi" w:cstheme="minorBidi"/>
            <w:szCs w:val="22"/>
          </w:rPr>
          <w:tab/>
        </w:r>
        <w:r w:rsidR="00545531" w:rsidRPr="00A918BD">
          <w:rPr>
            <w:rStyle w:val="Hyperlink"/>
          </w:rPr>
          <w:t>Dataset Overview</w:t>
        </w:r>
        <w:r w:rsidR="00545531">
          <w:rPr>
            <w:webHidden/>
          </w:rPr>
          <w:tab/>
        </w:r>
        <w:r w:rsidR="00545531">
          <w:rPr>
            <w:webHidden/>
          </w:rPr>
          <w:fldChar w:fldCharType="begin"/>
        </w:r>
        <w:r w:rsidR="00545531">
          <w:rPr>
            <w:webHidden/>
          </w:rPr>
          <w:instrText xml:space="preserve"> PAGEREF _Toc10641073 \h </w:instrText>
        </w:r>
        <w:r w:rsidR="00545531">
          <w:rPr>
            <w:webHidden/>
          </w:rPr>
        </w:r>
        <w:r w:rsidR="00545531">
          <w:rPr>
            <w:webHidden/>
          </w:rPr>
          <w:fldChar w:fldCharType="separate"/>
        </w:r>
        <w:r w:rsidR="00545531">
          <w:rPr>
            <w:webHidden/>
          </w:rPr>
          <w:t>3</w:t>
        </w:r>
        <w:r w:rsidR="00545531">
          <w:rPr>
            <w:webHidden/>
          </w:rPr>
          <w:fldChar w:fldCharType="end"/>
        </w:r>
      </w:hyperlink>
    </w:p>
    <w:p w14:paraId="416F1CC1" w14:textId="0D038984" w:rsidR="00545531" w:rsidRDefault="009B1024">
      <w:pPr>
        <w:pStyle w:val="TOC3"/>
        <w:tabs>
          <w:tab w:val="left" w:pos="2721"/>
        </w:tabs>
        <w:rPr>
          <w:rFonts w:asciiTheme="minorHAnsi" w:eastAsiaTheme="minorEastAsia" w:hAnsiTheme="minorHAnsi" w:cstheme="minorBidi"/>
          <w:szCs w:val="22"/>
        </w:rPr>
      </w:pPr>
      <w:hyperlink w:anchor="_Toc10641074" w:history="1">
        <w:r w:rsidR="00545531" w:rsidRPr="00A918BD">
          <w:rPr>
            <w:rStyle w:val="Hyperlink"/>
          </w:rPr>
          <w:t>2.1.1</w:t>
        </w:r>
        <w:r w:rsidR="00545531">
          <w:rPr>
            <w:rFonts w:asciiTheme="minorHAnsi" w:eastAsiaTheme="minorEastAsia" w:hAnsiTheme="minorHAnsi" w:cstheme="minorBidi"/>
            <w:szCs w:val="22"/>
          </w:rPr>
          <w:tab/>
        </w:r>
        <w:r w:rsidR="00545531" w:rsidRPr="00A918BD">
          <w:rPr>
            <w:rStyle w:val="Hyperlink"/>
          </w:rPr>
          <w:t>Correlation Analysis:</w:t>
        </w:r>
        <w:r w:rsidR="00545531">
          <w:rPr>
            <w:webHidden/>
          </w:rPr>
          <w:tab/>
        </w:r>
        <w:r w:rsidR="00545531">
          <w:rPr>
            <w:webHidden/>
          </w:rPr>
          <w:fldChar w:fldCharType="begin"/>
        </w:r>
        <w:r w:rsidR="00545531">
          <w:rPr>
            <w:webHidden/>
          </w:rPr>
          <w:instrText xml:space="preserve"> PAGEREF _Toc10641074 \h </w:instrText>
        </w:r>
        <w:r w:rsidR="00545531">
          <w:rPr>
            <w:webHidden/>
          </w:rPr>
        </w:r>
        <w:r w:rsidR="00545531">
          <w:rPr>
            <w:webHidden/>
          </w:rPr>
          <w:fldChar w:fldCharType="separate"/>
        </w:r>
        <w:r w:rsidR="00545531">
          <w:rPr>
            <w:webHidden/>
          </w:rPr>
          <w:t>4</w:t>
        </w:r>
        <w:r w:rsidR="00545531">
          <w:rPr>
            <w:webHidden/>
          </w:rPr>
          <w:fldChar w:fldCharType="end"/>
        </w:r>
      </w:hyperlink>
    </w:p>
    <w:p w14:paraId="5EAEE5BD" w14:textId="274AAD9C" w:rsidR="00545531" w:rsidRDefault="009B1024">
      <w:pPr>
        <w:pStyle w:val="TOC3"/>
        <w:tabs>
          <w:tab w:val="left" w:pos="2721"/>
        </w:tabs>
        <w:rPr>
          <w:rFonts w:asciiTheme="minorHAnsi" w:eastAsiaTheme="minorEastAsia" w:hAnsiTheme="minorHAnsi" w:cstheme="minorBidi"/>
          <w:szCs w:val="22"/>
        </w:rPr>
      </w:pPr>
      <w:hyperlink w:anchor="_Toc10641075" w:history="1">
        <w:r w:rsidR="00545531" w:rsidRPr="00A918BD">
          <w:rPr>
            <w:rStyle w:val="Hyperlink"/>
          </w:rPr>
          <w:t>2.1.2</w:t>
        </w:r>
        <w:r w:rsidR="00545531">
          <w:rPr>
            <w:rFonts w:asciiTheme="minorHAnsi" w:eastAsiaTheme="minorEastAsia" w:hAnsiTheme="minorHAnsi" w:cstheme="minorBidi"/>
            <w:szCs w:val="22"/>
          </w:rPr>
          <w:tab/>
        </w:r>
        <w:r w:rsidR="00545531" w:rsidRPr="00A918BD">
          <w:rPr>
            <w:rStyle w:val="Hyperlink"/>
          </w:rPr>
          <w:t>Defining Ranking Window:</w:t>
        </w:r>
        <w:r w:rsidR="00545531">
          <w:rPr>
            <w:webHidden/>
          </w:rPr>
          <w:tab/>
        </w:r>
        <w:r w:rsidR="00545531">
          <w:rPr>
            <w:webHidden/>
          </w:rPr>
          <w:fldChar w:fldCharType="begin"/>
        </w:r>
        <w:r w:rsidR="00545531">
          <w:rPr>
            <w:webHidden/>
          </w:rPr>
          <w:instrText xml:space="preserve"> PAGEREF _Toc10641075 \h </w:instrText>
        </w:r>
        <w:r w:rsidR="00545531">
          <w:rPr>
            <w:webHidden/>
          </w:rPr>
        </w:r>
        <w:r w:rsidR="00545531">
          <w:rPr>
            <w:webHidden/>
          </w:rPr>
          <w:fldChar w:fldCharType="separate"/>
        </w:r>
        <w:r w:rsidR="00545531">
          <w:rPr>
            <w:webHidden/>
          </w:rPr>
          <w:t>9</w:t>
        </w:r>
        <w:r w:rsidR="00545531">
          <w:rPr>
            <w:webHidden/>
          </w:rPr>
          <w:fldChar w:fldCharType="end"/>
        </w:r>
      </w:hyperlink>
    </w:p>
    <w:p w14:paraId="76B06464" w14:textId="6D835E8A" w:rsidR="00545531" w:rsidRDefault="009B1024">
      <w:pPr>
        <w:pStyle w:val="TOC1"/>
        <w:tabs>
          <w:tab w:val="left" w:pos="1871"/>
        </w:tabs>
        <w:rPr>
          <w:rFonts w:asciiTheme="minorHAnsi" w:eastAsiaTheme="minorEastAsia" w:hAnsiTheme="minorHAnsi" w:cstheme="minorBidi"/>
          <w:b w:val="0"/>
          <w:szCs w:val="22"/>
        </w:rPr>
      </w:pPr>
      <w:hyperlink w:anchor="_Toc10641076" w:history="1">
        <w:r w:rsidR="00545531" w:rsidRPr="00A918BD">
          <w:rPr>
            <w:rStyle w:val="Hyperlink"/>
          </w:rPr>
          <w:t>3</w:t>
        </w:r>
        <w:r w:rsidR="00545531">
          <w:rPr>
            <w:rFonts w:asciiTheme="minorHAnsi" w:eastAsiaTheme="minorEastAsia" w:hAnsiTheme="minorHAnsi" w:cstheme="minorBidi"/>
            <w:b w:val="0"/>
            <w:szCs w:val="22"/>
          </w:rPr>
          <w:tab/>
        </w:r>
        <w:r w:rsidR="00545531" w:rsidRPr="00A918BD">
          <w:rPr>
            <w:rStyle w:val="Hyperlink"/>
          </w:rPr>
          <w:t>Ranking Methodology &amp; Approach:</w:t>
        </w:r>
        <w:r w:rsidR="00545531">
          <w:rPr>
            <w:webHidden/>
          </w:rPr>
          <w:tab/>
        </w:r>
        <w:r w:rsidR="00545531">
          <w:rPr>
            <w:webHidden/>
          </w:rPr>
          <w:fldChar w:fldCharType="begin"/>
        </w:r>
        <w:r w:rsidR="00545531">
          <w:rPr>
            <w:webHidden/>
          </w:rPr>
          <w:instrText xml:space="preserve"> PAGEREF _Toc10641076 \h </w:instrText>
        </w:r>
        <w:r w:rsidR="00545531">
          <w:rPr>
            <w:webHidden/>
          </w:rPr>
        </w:r>
        <w:r w:rsidR="00545531">
          <w:rPr>
            <w:webHidden/>
          </w:rPr>
          <w:fldChar w:fldCharType="separate"/>
        </w:r>
        <w:r w:rsidR="00545531">
          <w:rPr>
            <w:webHidden/>
          </w:rPr>
          <w:t>14</w:t>
        </w:r>
        <w:r w:rsidR="00545531">
          <w:rPr>
            <w:webHidden/>
          </w:rPr>
          <w:fldChar w:fldCharType="end"/>
        </w:r>
      </w:hyperlink>
    </w:p>
    <w:p w14:paraId="68083D46" w14:textId="0FA7DBBB" w:rsidR="00545531" w:rsidRDefault="009B1024">
      <w:pPr>
        <w:pStyle w:val="TOC2"/>
        <w:tabs>
          <w:tab w:val="left" w:pos="2721"/>
        </w:tabs>
        <w:rPr>
          <w:rFonts w:asciiTheme="minorHAnsi" w:eastAsiaTheme="minorEastAsia" w:hAnsiTheme="minorHAnsi" w:cstheme="minorBidi"/>
          <w:szCs w:val="22"/>
        </w:rPr>
      </w:pPr>
      <w:hyperlink w:anchor="_Toc10641077" w:history="1">
        <w:r w:rsidR="00545531" w:rsidRPr="00A918BD">
          <w:rPr>
            <w:rStyle w:val="Hyperlink"/>
          </w:rPr>
          <w:t>3.1</w:t>
        </w:r>
        <w:r w:rsidR="00545531">
          <w:rPr>
            <w:rFonts w:asciiTheme="minorHAnsi" w:eastAsiaTheme="minorEastAsia" w:hAnsiTheme="minorHAnsi" w:cstheme="minorBidi"/>
            <w:szCs w:val="22"/>
          </w:rPr>
          <w:tab/>
        </w:r>
        <w:r w:rsidR="00545531" w:rsidRPr="00A918BD">
          <w:rPr>
            <w:rStyle w:val="Hyperlink"/>
          </w:rPr>
          <w:t>PCA Approach</w:t>
        </w:r>
        <w:r w:rsidR="00545531">
          <w:rPr>
            <w:webHidden/>
          </w:rPr>
          <w:tab/>
        </w:r>
        <w:r w:rsidR="00545531">
          <w:rPr>
            <w:webHidden/>
          </w:rPr>
          <w:fldChar w:fldCharType="begin"/>
        </w:r>
        <w:r w:rsidR="00545531">
          <w:rPr>
            <w:webHidden/>
          </w:rPr>
          <w:instrText xml:space="preserve"> PAGEREF _Toc10641077 \h </w:instrText>
        </w:r>
        <w:r w:rsidR="00545531">
          <w:rPr>
            <w:webHidden/>
          </w:rPr>
        </w:r>
        <w:r w:rsidR="00545531">
          <w:rPr>
            <w:webHidden/>
          </w:rPr>
          <w:fldChar w:fldCharType="separate"/>
        </w:r>
        <w:r w:rsidR="00545531">
          <w:rPr>
            <w:webHidden/>
          </w:rPr>
          <w:t>15</w:t>
        </w:r>
        <w:r w:rsidR="00545531">
          <w:rPr>
            <w:webHidden/>
          </w:rPr>
          <w:fldChar w:fldCharType="end"/>
        </w:r>
      </w:hyperlink>
    </w:p>
    <w:p w14:paraId="1F238478" w14:textId="3BEEFD2D" w:rsidR="00545531" w:rsidRDefault="009B1024">
      <w:pPr>
        <w:pStyle w:val="TOC2"/>
        <w:tabs>
          <w:tab w:val="left" w:pos="2721"/>
        </w:tabs>
        <w:rPr>
          <w:rFonts w:asciiTheme="minorHAnsi" w:eastAsiaTheme="minorEastAsia" w:hAnsiTheme="minorHAnsi" w:cstheme="minorBidi"/>
          <w:szCs w:val="22"/>
        </w:rPr>
      </w:pPr>
      <w:hyperlink w:anchor="_Toc10641078" w:history="1">
        <w:r w:rsidR="00545531" w:rsidRPr="00A918BD">
          <w:rPr>
            <w:rStyle w:val="Hyperlink"/>
          </w:rPr>
          <w:t>3.2</w:t>
        </w:r>
        <w:r w:rsidR="00545531">
          <w:rPr>
            <w:rFonts w:asciiTheme="minorHAnsi" w:eastAsiaTheme="minorEastAsia" w:hAnsiTheme="minorHAnsi" w:cstheme="minorBidi"/>
            <w:szCs w:val="22"/>
          </w:rPr>
          <w:tab/>
        </w:r>
        <w:r w:rsidR="00545531" w:rsidRPr="00A918BD">
          <w:rPr>
            <w:rStyle w:val="Hyperlink"/>
          </w:rPr>
          <w:t>PCA Result &amp; Validation</w:t>
        </w:r>
        <w:r w:rsidR="00545531">
          <w:rPr>
            <w:webHidden/>
          </w:rPr>
          <w:tab/>
        </w:r>
        <w:r w:rsidR="00545531">
          <w:rPr>
            <w:webHidden/>
          </w:rPr>
          <w:fldChar w:fldCharType="begin"/>
        </w:r>
        <w:r w:rsidR="00545531">
          <w:rPr>
            <w:webHidden/>
          </w:rPr>
          <w:instrText xml:space="preserve"> PAGEREF _Toc10641078 \h </w:instrText>
        </w:r>
        <w:r w:rsidR="00545531">
          <w:rPr>
            <w:webHidden/>
          </w:rPr>
        </w:r>
        <w:r w:rsidR="00545531">
          <w:rPr>
            <w:webHidden/>
          </w:rPr>
          <w:fldChar w:fldCharType="separate"/>
        </w:r>
        <w:r w:rsidR="00545531">
          <w:rPr>
            <w:webHidden/>
          </w:rPr>
          <w:t>15</w:t>
        </w:r>
        <w:r w:rsidR="00545531">
          <w:rPr>
            <w:webHidden/>
          </w:rPr>
          <w:fldChar w:fldCharType="end"/>
        </w:r>
      </w:hyperlink>
    </w:p>
    <w:p w14:paraId="309DA17F" w14:textId="2D8B12E6" w:rsidR="00545531" w:rsidRDefault="009B1024">
      <w:pPr>
        <w:pStyle w:val="TOC3"/>
        <w:tabs>
          <w:tab w:val="left" w:pos="2721"/>
        </w:tabs>
        <w:rPr>
          <w:rFonts w:asciiTheme="minorHAnsi" w:eastAsiaTheme="minorEastAsia" w:hAnsiTheme="minorHAnsi" w:cstheme="minorBidi"/>
          <w:szCs w:val="22"/>
        </w:rPr>
      </w:pPr>
      <w:hyperlink w:anchor="_Toc10641079" w:history="1">
        <w:r w:rsidR="00545531" w:rsidRPr="00A918BD">
          <w:rPr>
            <w:rStyle w:val="Hyperlink"/>
          </w:rPr>
          <w:t>3.2.1</w:t>
        </w:r>
        <w:r w:rsidR="00545531">
          <w:rPr>
            <w:rFonts w:asciiTheme="minorHAnsi" w:eastAsiaTheme="minorEastAsia" w:hAnsiTheme="minorHAnsi" w:cstheme="minorBidi"/>
            <w:szCs w:val="22"/>
          </w:rPr>
          <w:tab/>
        </w:r>
        <w:r w:rsidR="00545531" w:rsidRPr="00A918BD">
          <w:rPr>
            <w:rStyle w:val="Hyperlink"/>
          </w:rPr>
          <w:t>Score comparison across geography</w:t>
        </w:r>
        <w:r w:rsidR="00545531">
          <w:rPr>
            <w:webHidden/>
          </w:rPr>
          <w:tab/>
        </w:r>
        <w:r w:rsidR="00545531">
          <w:rPr>
            <w:webHidden/>
          </w:rPr>
          <w:fldChar w:fldCharType="begin"/>
        </w:r>
        <w:r w:rsidR="00545531">
          <w:rPr>
            <w:webHidden/>
          </w:rPr>
          <w:instrText xml:space="preserve"> PAGEREF _Toc10641079 \h </w:instrText>
        </w:r>
        <w:r w:rsidR="00545531">
          <w:rPr>
            <w:webHidden/>
          </w:rPr>
        </w:r>
        <w:r w:rsidR="00545531">
          <w:rPr>
            <w:webHidden/>
          </w:rPr>
          <w:fldChar w:fldCharType="separate"/>
        </w:r>
        <w:r w:rsidR="00545531">
          <w:rPr>
            <w:webHidden/>
          </w:rPr>
          <w:t>17</w:t>
        </w:r>
        <w:r w:rsidR="00545531">
          <w:rPr>
            <w:webHidden/>
          </w:rPr>
          <w:fldChar w:fldCharType="end"/>
        </w:r>
      </w:hyperlink>
    </w:p>
    <w:p w14:paraId="2A495DEE" w14:textId="37991626" w:rsidR="00545531" w:rsidRDefault="009B1024">
      <w:pPr>
        <w:pStyle w:val="TOC3"/>
        <w:tabs>
          <w:tab w:val="left" w:pos="2721"/>
        </w:tabs>
        <w:rPr>
          <w:rFonts w:asciiTheme="minorHAnsi" w:eastAsiaTheme="minorEastAsia" w:hAnsiTheme="minorHAnsi" w:cstheme="minorBidi"/>
          <w:szCs w:val="22"/>
        </w:rPr>
      </w:pPr>
      <w:hyperlink w:anchor="_Toc10641080" w:history="1">
        <w:r w:rsidR="00545531" w:rsidRPr="00A918BD">
          <w:rPr>
            <w:rStyle w:val="Hyperlink"/>
          </w:rPr>
          <w:t>3.2.2</w:t>
        </w:r>
        <w:r w:rsidR="00545531">
          <w:rPr>
            <w:rFonts w:asciiTheme="minorHAnsi" w:eastAsiaTheme="minorEastAsia" w:hAnsiTheme="minorHAnsi" w:cstheme="minorBidi"/>
            <w:szCs w:val="22"/>
          </w:rPr>
          <w:tab/>
        </w:r>
        <w:r w:rsidR="00545531" w:rsidRPr="00A918BD">
          <w:rPr>
            <w:rStyle w:val="Hyperlink"/>
          </w:rPr>
          <w:t>Summary &amp; Conclusion</w:t>
        </w:r>
        <w:r w:rsidR="00545531">
          <w:rPr>
            <w:webHidden/>
          </w:rPr>
          <w:tab/>
        </w:r>
        <w:r w:rsidR="00545531">
          <w:rPr>
            <w:webHidden/>
          </w:rPr>
          <w:fldChar w:fldCharType="begin"/>
        </w:r>
        <w:r w:rsidR="00545531">
          <w:rPr>
            <w:webHidden/>
          </w:rPr>
          <w:instrText xml:space="preserve"> PAGEREF _Toc10641080 \h </w:instrText>
        </w:r>
        <w:r w:rsidR="00545531">
          <w:rPr>
            <w:webHidden/>
          </w:rPr>
        </w:r>
        <w:r w:rsidR="00545531">
          <w:rPr>
            <w:webHidden/>
          </w:rPr>
          <w:fldChar w:fldCharType="separate"/>
        </w:r>
        <w:r w:rsidR="00545531">
          <w:rPr>
            <w:webHidden/>
          </w:rPr>
          <w:t>17</w:t>
        </w:r>
        <w:r w:rsidR="00545531">
          <w:rPr>
            <w:webHidden/>
          </w:rPr>
          <w:fldChar w:fldCharType="end"/>
        </w:r>
      </w:hyperlink>
    </w:p>
    <w:p w14:paraId="5BA5304D" w14:textId="55C6CB1F" w:rsidR="00545531" w:rsidRDefault="009B1024">
      <w:pPr>
        <w:pStyle w:val="TOC2"/>
        <w:tabs>
          <w:tab w:val="left" w:pos="2721"/>
        </w:tabs>
        <w:rPr>
          <w:rFonts w:asciiTheme="minorHAnsi" w:eastAsiaTheme="minorEastAsia" w:hAnsiTheme="minorHAnsi" w:cstheme="minorBidi"/>
          <w:szCs w:val="22"/>
        </w:rPr>
      </w:pPr>
      <w:hyperlink w:anchor="_Toc10641081" w:history="1">
        <w:r w:rsidR="00545531" w:rsidRPr="00A918BD">
          <w:rPr>
            <w:rStyle w:val="Hyperlink"/>
          </w:rPr>
          <w:t>3.3</w:t>
        </w:r>
        <w:r w:rsidR="00545531">
          <w:rPr>
            <w:rFonts w:asciiTheme="minorHAnsi" w:eastAsiaTheme="minorEastAsia" w:hAnsiTheme="minorHAnsi" w:cstheme="minorBidi"/>
            <w:szCs w:val="22"/>
          </w:rPr>
          <w:tab/>
        </w:r>
        <w:r w:rsidR="00545531" w:rsidRPr="00A918BD">
          <w:rPr>
            <w:rStyle w:val="Hyperlink"/>
          </w:rPr>
          <w:t>Auto encoder Approach</w:t>
        </w:r>
        <w:r w:rsidR="00545531">
          <w:rPr>
            <w:webHidden/>
          </w:rPr>
          <w:tab/>
        </w:r>
        <w:r w:rsidR="00545531">
          <w:rPr>
            <w:webHidden/>
          </w:rPr>
          <w:fldChar w:fldCharType="begin"/>
        </w:r>
        <w:r w:rsidR="00545531">
          <w:rPr>
            <w:webHidden/>
          </w:rPr>
          <w:instrText xml:space="preserve"> PAGEREF _Toc10641081 \h </w:instrText>
        </w:r>
        <w:r w:rsidR="00545531">
          <w:rPr>
            <w:webHidden/>
          </w:rPr>
        </w:r>
        <w:r w:rsidR="00545531">
          <w:rPr>
            <w:webHidden/>
          </w:rPr>
          <w:fldChar w:fldCharType="separate"/>
        </w:r>
        <w:r w:rsidR="00545531">
          <w:rPr>
            <w:webHidden/>
          </w:rPr>
          <w:t>17</w:t>
        </w:r>
        <w:r w:rsidR="00545531">
          <w:rPr>
            <w:webHidden/>
          </w:rPr>
          <w:fldChar w:fldCharType="end"/>
        </w:r>
      </w:hyperlink>
    </w:p>
    <w:p w14:paraId="6B3AE6B1" w14:textId="0F034C4B" w:rsidR="00545531" w:rsidRDefault="009B1024">
      <w:pPr>
        <w:pStyle w:val="TOC3"/>
        <w:tabs>
          <w:tab w:val="left" w:pos="2721"/>
        </w:tabs>
        <w:rPr>
          <w:rFonts w:asciiTheme="minorHAnsi" w:eastAsiaTheme="minorEastAsia" w:hAnsiTheme="minorHAnsi" w:cstheme="minorBidi"/>
          <w:szCs w:val="22"/>
        </w:rPr>
      </w:pPr>
      <w:hyperlink w:anchor="_Toc10641082" w:history="1">
        <w:r w:rsidR="00545531" w:rsidRPr="00A918BD">
          <w:rPr>
            <w:rStyle w:val="Hyperlink"/>
          </w:rPr>
          <w:t>3.3.1</w:t>
        </w:r>
        <w:r w:rsidR="00545531">
          <w:rPr>
            <w:rFonts w:asciiTheme="minorHAnsi" w:eastAsiaTheme="minorEastAsia" w:hAnsiTheme="minorHAnsi" w:cstheme="minorBidi"/>
            <w:szCs w:val="22"/>
          </w:rPr>
          <w:tab/>
        </w:r>
        <w:r w:rsidR="00545531" w:rsidRPr="00A918BD">
          <w:rPr>
            <w:rStyle w:val="Hyperlink"/>
          </w:rPr>
          <w:t>Reconstruction error</w:t>
        </w:r>
        <w:r w:rsidR="00545531">
          <w:rPr>
            <w:webHidden/>
          </w:rPr>
          <w:tab/>
        </w:r>
        <w:r w:rsidR="00545531">
          <w:rPr>
            <w:webHidden/>
          </w:rPr>
          <w:fldChar w:fldCharType="begin"/>
        </w:r>
        <w:r w:rsidR="00545531">
          <w:rPr>
            <w:webHidden/>
          </w:rPr>
          <w:instrText xml:space="preserve"> PAGEREF _Toc10641082 \h </w:instrText>
        </w:r>
        <w:r w:rsidR="00545531">
          <w:rPr>
            <w:webHidden/>
          </w:rPr>
        </w:r>
        <w:r w:rsidR="00545531">
          <w:rPr>
            <w:webHidden/>
          </w:rPr>
          <w:fldChar w:fldCharType="separate"/>
        </w:r>
        <w:r w:rsidR="00545531">
          <w:rPr>
            <w:webHidden/>
          </w:rPr>
          <w:t>18</w:t>
        </w:r>
        <w:r w:rsidR="00545531">
          <w:rPr>
            <w:webHidden/>
          </w:rPr>
          <w:fldChar w:fldCharType="end"/>
        </w:r>
      </w:hyperlink>
    </w:p>
    <w:p w14:paraId="4DB103A5" w14:textId="5F8258AE" w:rsidR="00545531" w:rsidRDefault="009B1024">
      <w:pPr>
        <w:pStyle w:val="TOC3"/>
        <w:tabs>
          <w:tab w:val="left" w:pos="2721"/>
        </w:tabs>
        <w:rPr>
          <w:rFonts w:asciiTheme="minorHAnsi" w:eastAsiaTheme="minorEastAsia" w:hAnsiTheme="minorHAnsi" w:cstheme="minorBidi"/>
          <w:szCs w:val="22"/>
        </w:rPr>
      </w:pPr>
      <w:hyperlink w:anchor="_Toc10641083" w:history="1">
        <w:r w:rsidR="00545531" w:rsidRPr="00A918BD">
          <w:rPr>
            <w:rStyle w:val="Hyperlink"/>
          </w:rPr>
          <w:t>3.3.2</w:t>
        </w:r>
        <w:r w:rsidR="00545531">
          <w:rPr>
            <w:rFonts w:asciiTheme="minorHAnsi" w:eastAsiaTheme="minorEastAsia" w:hAnsiTheme="minorHAnsi" w:cstheme="minorBidi"/>
            <w:szCs w:val="22"/>
          </w:rPr>
          <w:tab/>
        </w:r>
        <w:r w:rsidR="00545531" w:rsidRPr="00A918BD">
          <w:rPr>
            <w:rStyle w:val="Hyperlink"/>
          </w:rPr>
          <w:t>Mapping reconstruction error to probability score</w:t>
        </w:r>
        <w:r w:rsidR="00545531">
          <w:rPr>
            <w:webHidden/>
          </w:rPr>
          <w:tab/>
        </w:r>
        <w:r w:rsidR="00545531">
          <w:rPr>
            <w:webHidden/>
          </w:rPr>
          <w:fldChar w:fldCharType="begin"/>
        </w:r>
        <w:r w:rsidR="00545531">
          <w:rPr>
            <w:webHidden/>
          </w:rPr>
          <w:instrText xml:space="preserve"> PAGEREF _Toc10641083 \h </w:instrText>
        </w:r>
        <w:r w:rsidR="00545531">
          <w:rPr>
            <w:webHidden/>
          </w:rPr>
        </w:r>
        <w:r w:rsidR="00545531">
          <w:rPr>
            <w:webHidden/>
          </w:rPr>
          <w:fldChar w:fldCharType="separate"/>
        </w:r>
        <w:r w:rsidR="00545531">
          <w:rPr>
            <w:webHidden/>
          </w:rPr>
          <w:t>20</w:t>
        </w:r>
        <w:r w:rsidR="00545531">
          <w:rPr>
            <w:webHidden/>
          </w:rPr>
          <w:fldChar w:fldCharType="end"/>
        </w:r>
      </w:hyperlink>
    </w:p>
    <w:p w14:paraId="1AE5A7C9" w14:textId="3179BBA6" w:rsidR="00545531" w:rsidRDefault="009B1024">
      <w:pPr>
        <w:pStyle w:val="TOC3"/>
        <w:tabs>
          <w:tab w:val="left" w:pos="2721"/>
        </w:tabs>
        <w:rPr>
          <w:rFonts w:asciiTheme="minorHAnsi" w:eastAsiaTheme="minorEastAsia" w:hAnsiTheme="minorHAnsi" w:cstheme="minorBidi"/>
          <w:szCs w:val="22"/>
        </w:rPr>
      </w:pPr>
      <w:hyperlink w:anchor="_Toc10641084" w:history="1">
        <w:r w:rsidR="00545531" w:rsidRPr="00A918BD">
          <w:rPr>
            <w:rStyle w:val="Hyperlink"/>
          </w:rPr>
          <w:t>3.3.3</w:t>
        </w:r>
        <w:r w:rsidR="00545531">
          <w:rPr>
            <w:rFonts w:asciiTheme="minorHAnsi" w:eastAsiaTheme="minorEastAsia" w:hAnsiTheme="minorHAnsi" w:cstheme="minorBidi"/>
            <w:szCs w:val="22"/>
          </w:rPr>
          <w:tab/>
        </w:r>
        <w:r w:rsidR="00545531" w:rsidRPr="00A918BD">
          <w:rPr>
            <w:rStyle w:val="Hyperlink"/>
          </w:rPr>
          <w:t>Exponential weighted moving average of probability scores</w:t>
        </w:r>
        <w:r w:rsidR="00545531">
          <w:rPr>
            <w:webHidden/>
          </w:rPr>
          <w:tab/>
        </w:r>
        <w:r w:rsidR="00545531">
          <w:rPr>
            <w:webHidden/>
          </w:rPr>
          <w:fldChar w:fldCharType="begin"/>
        </w:r>
        <w:r w:rsidR="00545531">
          <w:rPr>
            <w:webHidden/>
          </w:rPr>
          <w:instrText xml:space="preserve"> PAGEREF _Toc10641084 \h </w:instrText>
        </w:r>
        <w:r w:rsidR="00545531">
          <w:rPr>
            <w:webHidden/>
          </w:rPr>
        </w:r>
        <w:r w:rsidR="00545531">
          <w:rPr>
            <w:webHidden/>
          </w:rPr>
          <w:fldChar w:fldCharType="separate"/>
        </w:r>
        <w:r w:rsidR="00545531">
          <w:rPr>
            <w:webHidden/>
          </w:rPr>
          <w:t>21</w:t>
        </w:r>
        <w:r w:rsidR="00545531">
          <w:rPr>
            <w:webHidden/>
          </w:rPr>
          <w:fldChar w:fldCharType="end"/>
        </w:r>
      </w:hyperlink>
    </w:p>
    <w:p w14:paraId="77629180" w14:textId="6053FB23" w:rsidR="00545531" w:rsidRDefault="009B1024">
      <w:pPr>
        <w:pStyle w:val="TOC3"/>
        <w:tabs>
          <w:tab w:val="left" w:pos="2721"/>
        </w:tabs>
        <w:rPr>
          <w:rFonts w:asciiTheme="minorHAnsi" w:eastAsiaTheme="minorEastAsia" w:hAnsiTheme="minorHAnsi" w:cstheme="minorBidi"/>
          <w:szCs w:val="22"/>
        </w:rPr>
      </w:pPr>
      <w:hyperlink w:anchor="_Toc10641085" w:history="1">
        <w:r w:rsidR="00545531" w:rsidRPr="00A918BD">
          <w:rPr>
            <w:rStyle w:val="Hyperlink"/>
          </w:rPr>
          <w:t>3.3.4</w:t>
        </w:r>
        <w:r w:rsidR="00545531">
          <w:rPr>
            <w:rFonts w:asciiTheme="minorHAnsi" w:eastAsiaTheme="minorEastAsia" w:hAnsiTheme="minorHAnsi" w:cstheme="minorBidi"/>
            <w:szCs w:val="22"/>
          </w:rPr>
          <w:tab/>
        </w:r>
        <w:r w:rsidR="00545531" w:rsidRPr="00A918BD">
          <w:rPr>
            <w:rStyle w:val="Hyperlink"/>
          </w:rPr>
          <w:t>Result &amp; Validation</w:t>
        </w:r>
        <w:r w:rsidR="00545531">
          <w:rPr>
            <w:webHidden/>
          </w:rPr>
          <w:tab/>
        </w:r>
        <w:r w:rsidR="00545531">
          <w:rPr>
            <w:webHidden/>
          </w:rPr>
          <w:fldChar w:fldCharType="begin"/>
        </w:r>
        <w:r w:rsidR="00545531">
          <w:rPr>
            <w:webHidden/>
          </w:rPr>
          <w:instrText xml:space="preserve"> PAGEREF _Toc10641085 \h </w:instrText>
        </w:r>
        <w:r w:rsidR="00545531">
          <w:rPr>
            <w:webHidden/>
          </w:rPr>
        </w:r>
        <w:r w:rsidR="00545531">
          <w:rPr>
            <w:webHidden/>
          </w:rPr>
          <w:fldChar w:fldCharType="separate"/>
        </w:r>
        <w:r w:rsidR="00545531">
          <w:rPr>
            <w:webHidden/>
          </w:rPr>
          <w:t>21</w:t>
        </w:r>
        <w:r w:rsidR="00545531">
          <w:rPr>
            <w:webHidden/>
          </w:rPr>
          <w:fldChar w:fldCharType="end"/>
        </w:r>
      </w:hyperlink>
    </w:p>
    <w:p w14:paraId="1B74C048" w14:textId="060EABC3" w:rsidR="00545531" w:rsidRDefault="009B1024">
      <w:pPr>
        <w:pStyle w:val="TOC1"/>
        <w:rPr>
          <w:rFonts w:asciiTheme="minorHAnsi" w:eastAsiaTheme="minorEastAsia" w:hAnsiTheme="minorHAnsi" w:cstheme="minorBidi"/>
          <w:b w:val="0"/>
          <w:szCs w:val="22"/>
        </w:rPr>
      </w:pPr>
      <w:hyperlink w:anchor="_Toc10641086" w:history="1">
        <w:r w:rsidR="00545531" w:rsidRPr="00A918BD">
          <w:rPr>
            <w:rStyle w:val="Hyperlink"/>
          </w:rPr>
          <w:drawing>
            <wp:inline distT="0" distB="0" distL="0" distR="0" wp14:anchorId="3E849032" wp14:editId="7E9CB3EA">
              <wp:extent cx="4322337" cy="2476500"/>
              <wp:effectExtent l="0" t="0" r="2540" b="0"/>
              <wp:docPr id="1973509988" name="Picture 1973509988" descr="C:\Projects\EEA TMO cell\Results_24May\boxplot_b19001_m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EEA TMO cell\Results_24May\boxplot_b19001_mut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7326" cy="2496547"/>
                      </a:xfrm>
                      <a:prstGeom prst="rect">
                        <a:avLst/>
                      </a:prstGeom>
                      <a:noFill/>
                      <a:ln>
                        <a:noFill/>
                      </a:ln>
                    </pic:spPr>
                  </pic:pic>
                </a:graphicData>
              </a:graphic>
            </wp:inline>
          </w:drawing>
        </w:r>
        <w:r w:rsidR="00545531">
          <w:rPr>
            <w:webHidden/>
          </w:rPr>
          <w:tab/>
        </w:r>
        <w:r w:rsidR="00545531">
          <w:rPr>
            <w:webHidden/>
          </w:rPr>
          <w:fldChar w:fldCharType="begin"/>
        </w:r>
        <w:r w:rsidR="00545531">
          <w:rPr>
            <w:webHidden/>
          </w:rPr>
          <w:instrText xml:space="preserve"> PAGEREF _Toc10641086 \h </w:instrText>
        </w:r>
        <w:r w:rsidR="00545531">
          <w:rPr>
            <w:webHidden/>
          </w:rPr>
        </w:r>
        <w:r w:rsidR="00545531">
          <w:rPr>
            <w:webHidden/>
          </w:rPr>
          <w:fldChar w:fldCharType="separate"/>
        </w:r>
        <w:r w:rsidR="00545531">
          <w:rPr>
            <w:webHidden/>
          </w:rPr>
          <w:t>27</w:t>
        </w:r>
        <w:r w:rsidR="00545531">
          <w:rPr>
            <w:webHidden/>
          </w:rPr>
          <w:fldChar w:fldCharType="end"/>
        </w:r>
      </w:hyperlink>
    </w:p>
    <w:p w14:paraId="69014978" w14:textId="5ADE1B4B" w:rsidR="00545531" w:rsidRDefault="009B1024">
      <w:pPr>
        <w:pStyle w:val="TOC3"/>
        <w:tabs>
          <w:tab w:val="left" w:pos="2721"/>
        </w:tabs>
        <w:rPr>
          <w:rFonts w:asciiTheme="minorHAnsi" w:eastAsiaTheme="minorEastAsia" w:hAnsiTheme="minorHAnsi" w:cstheme="minorBidi"/>
          <w:szCs w:val="22"/>
        </w:rPr>
      </w:pPr>
      <w:hyperlink w:anchor="_Toc10641087" w:history="1">
        <w:r w:rsidR="00545531" w:rsidRPr="00A918BD">
          <w:rPr>
            <w:rStyle w:val="Hyperlink"/>
          </w:rPr>
          <w:t>3.3.5</w:t>
        </w:r>
        <w:r w:rsidR="00545531">
          <w:rPr>
            <w:rFonts w:asciiTheme="minorHAnsi" w:eastAsiaTheme="minorEastAsia" w:hAnsiTheme="minorHAnsi" w:cstheme="minorBidi"/>
            <w:szCs w:val="22"/>
          </w:rPr>
          <w:tab/>
        </w:r>
        <w:r w:rsidR="00545531" w:rsidRPr="00A918BD">
          <w:rPr>
            <w:rStyle w:val="Hyperlink"/>
          </w:rPr>
          <w:t>Summary &amp; Conclusion</w:t>
        </w:r>
        <w:r w:rsidR="00545531">
          <w:rPr>
            <w:webHidden/>
          </w:rPr>
          <w:tab/>
        </w:r>
        <w:r w:rsidR="00545531">
          <w:rPr>
            <w:webHidden/>
          </w:rPr>
          <w:fldChar w:fldCharType="begin"/>
        </w:r>
        <w:r w:rsidR="00545531">
          <w:rPr>
            <w:webHidden/>
          </w:rPr>
          <w:instrText xml:space="preserve"> PAGEREF _Toc10641087 \h </w:instrText>
        </w:r>
        <w:r w:rsidR="00545531">
          <w:rPr>
            <w:webHidden/>
          </w:rPr>
        </w:r>
        <w:r w:rsidR="00545531">
          <w:rPr>
            <w:webHidden/>
          </w:rPr>
          <w:fldChar w:fldCharType="separate"/>
        </w:r>
        <w:r w:rsidR="00545531">
          <w:rPr>
            <w:webHidden/>
          </w:rPr>
          <w:t>30</w:t>
        </w:r>
        <w:r w:rsidR="00545531">
          <w:rPr>
            <w:webHidden/>
          </w:rPr>
          <w:fldChar w:fldCharType="end"/>
        </w:r>
      </w:hyperlink>
    </w:p>
    <w:p w14:paraId="716C6D16" w14:textId="3DA8666A" w:rsidR="00545531" w:rsidRDefault="009B1024">
      <w:pPr>
        <w:pStyle w:val="TOC1"/>
        <w:tabs>
          <w:tab w:val="left" w:pos="1871"/>
        </w:tabs>
        <w:rPr>
          <w:rFonts w:asciiTheme="minorHAnsi" w:eastAsiaTheme="minorEastAsia" w:hAnsiTheme="minorHAnsi" w:cstheme="minorBidi"/>
          <w:b w:val="0"/>
          <w:szCs w:val="22"/>
        </w:rPr>
      </w:pPr>
      <w:hyperlink w:anchor="_Toc10641088" w:history="1">
        <w:r w:rsidR="00545531" w:rsidRPr="00A918BD">
          <w:rPr>
            <w:rStyle w:val="Hyperlink"/>
          </w:rPr>
          <w:t>4</w:t>
        </w:r>
        <w:r w:rsidR="00545531">
          <w:rPr>
            <w:rFonts w:asciiTheme="minorHAnsi" w:eastAsiaTheme="minorEastAsia" w:hAnsiTheme="minorHAnsi" w:cstheme="minorBidi"/>
            <w:b w:val="0"/>
            <w:szCs w:val="22"/>
          </w:rPr>
          <w:tab/>
        </w:r>
        <w:r w:rsidR="00545531" w:rsidRPr="00A918BD">
          <w:rPr>
            <w:rStyle w:val="Hyperlink"/>
          </w:rPr>
          <w:t>Appendix A</w:t>
        </w:r>
        <w:r w:rsidR="00545531">
          <w:rPr>
            <w:webHidden/>
          </w:rPr>
          <w:tab/>
        </w:r>
        <w:r w:rsidR="00545531">
          <w:rPr>
            <w:webHidden/>
          </w:rPr>
          <w:fldChar w:fldCharType="begin"/>
        </w:r>
        <w:r w:rsidR="00545531">
          <w:rPr>
            <w:webHidden/>
          </w:rPr>
          <w:instrText xml:space="preserve"> PAGEREF _Toc10641088 \h </w:instrText>
        </w:r>
        <w:r w:rsidR="00545531">
          <w:rPr>
            <w:webHidden/>
          </w:rPr>
        </w:r>
        <w:r w:rsidR="00545531">
          <w:rPr>
            <w:webHidden/>
          </w:rPr>
          <w:fldChar w:fldCharType="separate"/>
        </w:r>
        <w:r w:rsidR="00545531">
          <w:rPr>
            <w:webHidden/>
          </w:rPr>
          <w:t>30</w:t>
        </w:r>
        <w:r w:rsidR="00545531">
          <w:rPr>
            <w:webHidden/>
          </w:rPr>
          <w:fldChar w:fldCharType="end"/>
        </w:r>
      </w:hyperlink>
    </w:p>
    <w:p w14:paraId="67A1E5CB" w14:textId="3442B5AB" w:rsidR="00545531" w:rsidRDefault="009B1024">
      <w:pPr>
        <w:pStyle w:val="TOC2"/>
        <w:tabs>
          <w:tab w:val="left" w:pos="2721"/>
        </w:tabs>
        <w:rPr>
          <w:rFonts w:asciiTheme="minorHAnsi" w:eastAsiaTheme="minorEastAsia" w:hAnsiTheme="minorHAnsi" w:cstheme="minorBidi"/>
          <w:szCs w:val="22"/>
        </w:rPr>
      </w:pPr>
      <w:hyperlink w:anchor="_Toc10641089" w:history="1">
        <w:r w:rsidR="00545531" w:rsidRPr="00A918BD">
          <w:rPr>
            <w:rStyle w:val="Hyperlink"/>
          </w:rPr>
          <w:t>4.1</w:t>
        </w:r>
        <w:r w:rsidR="00545531">
          <w:rPr>
            <w:rFonts w:asciiTheme="minorHAnsi" w:eastAsiaTheme="minorEastAsia" w:hAnsiTheme="minorHAnsi" w:cstheme="minorBidi"/>
            <w:szCs w:val="22"/>
          </w:rPr>
          <w:tab/>
        </w:r>
        <w:r w:rsidR="00545531" w:rsidRPr="00A918BD">
          <w:rPr>
            <w:rStyle w:val="Hyperlink"/>
          </w:rPr>
          <w:t>Notebook</w:t>
        </w:r>
        <w:r w:rsidR="00545531">
          <w:rPr>
            <w:webHidden/>
          </w:rPr>
          <w:tab/>
        </w:r>
        <w:r w:rsidR="00545531">
          <w:rPr>
            <w:webHidden/>
          </w:rPr>
          <w:fldChar w:fldCharType="begin"/>
        </w:r>
        <w:r w:rsidR="00545531">
          <w:rPr>
            <w:webHidden/>
          </w:rPr>
          <w:instrText xml:space="preserve"> PAGEREF _Toc10641089 \h </w:instrText>
        </w:r>
        <w:r w:rsidR="00545531">
          <w:rPr>
            <w:webHidden/>
          </w:rPr>
        </w:r>
        <w:r w:rsidR="00545531">
          <w:rPr>
            <w:webHidden/>
          </w:rPr>
          <w:fldChar w:fldCharType="separate"/>
        </w:r>
        <w:r w:rsidR="00545531">
          <w:rPr>
            <w:webHidden/>
          </w:rPr>
          <w:t>30</w:t>
        </w:r>
        <w:r w:rsidR="00545531">
          <w:rPr>
            <w:webHidden/>
          </w:rPr>
          <w:fldChar w:fldCharType="end"/>
        </w:r>
      </w:hyperlink>
    </w:p>
    <w:p w14:paraId="48F97FE0" w14:textId="29761582" w:rsidR="00545531" w:rsidRDefault="009B1024">
      <w:pPr>
        <w:pStyle w:val="TOC2"/>
        <w:tabs>
          <w:tab w:val="left" w:pos="2721"/>
        </w:tabs>
        <w:rPr>
          <w:rFonts w:asciiTheme="minorHAnsi" w:eastAsiaTheme="minorEastAsia" w:hAnsiTheme="minorHAnsi" w:cstheme="minorBidi"/>
          <w:szCs w:val="22"/>
        </w:rPr>
      </w:pPr>
      <w:hyperlink w:anchor="_Toc10641090" w:history="1">
        <w:r w:rsidR="00545531" w:rsidRPr="00A918BD">
          <w:rPr>
            <w:rStyle w:val="Hyperlink"/>
          </w:rPr>
          <w:t>4.2</w:t>
        </w:r>
        <w:r w:rsidR="00545531">
          <w:rPr>
            <w:rFonts w:asciiTheme="minorHAnsi" w:eastAsiaTheme="minorEastAsia" w:hAnsiTheme="minorHAnsi" w:cstheme="minorBidi"/>
            <w:szCs w:val="22"/>
          </w:rPr>
          <w:tab/>
        </w:r>
        <w:r w:rsidR="00545531" w:rsidRPr="00A918BD">
          <w:rPr>
            <w:rStyle w:val="Hyperlink"/>
          </w:rPr>
          <w:t>Field Definitions</w:t>
        </w:r>
        <w:r w:rsidR="00545531">
          <w:rPr>
            <w:webHidden/>
          </w:rPr>
          <w:tab/>
        </w:r>
        <w:r w:rsidR="00545531">
          <w:rPr>
            <w:webHidden/>
          </w:rPr>
          <w:fldChar w:fldCharType="begin"/>
        </w:r>
        <w:r w:rsidR="00545531">
          <w:rPr>
            <w:webHidden/>
          </w:rPr>
          <w:instrText xml:space="preserve"> PAGEREF _Toc10641090 \h </w:instrText>
        </w:r>
        <w:r w:rsidR="00545531">
          <w:rPr>
            <w:webHidden/>
          </w:rPr>
        </w:r>
        <w:r w:rsidR="00545531">
          <w:rPr>
            <w:webHidden/>
          </w:rPr>
          <w:fldChar w:fldCharType="separate"/>
        </w:r>
        <w:r w:rsidR="00545531">
          <w:rPr>
            <w:webHidden/>
          </w:rPr>
          <w:t>31</w:t>
        </w:r>
        <w:r w:rsidR="00545531">
          <w:rPr>
            <w:webHidden/>
          </w:rPr>
          <w:fldChar w:fldCharType="end"/>
        </w:r>
      </w:hyperlink>
    </w:p>
    <w:p w14:paraId="26AB9A21" w14:textId="2EF64DA4" w:rsidR="00545531" w:rsidRDefault="009B1024">
      <w:pPr>
        <w:pStyle w:val="TOC2"/>
        <w:tabs>
          <w:tab w:val="left" w:pos="2721"/>
        </w:tabs>
        <w:rPr>
          <w:rFonts w:asciiTheme="minorHAnsi" w:eastAsiaTheme="minorEastAsia" w:hAnsiTheme="minorHAnsi" w:cstheme="minorBidi"/>
          <w:szCs w:val="22"/>
        </w:rPr>
      </w:pPr>
      <w:hyperlink w:anchor="_Toc10641091" w:history="1">
        <w:r w:rsidR="00545531" w:rsidRPr="00A918BD">
          <w:rPr>
            <w:rStyle w:val="Hyperlink"/>
          </w:rPr>
          <w:t>4.3</w:t>
        </w:r>
        <w:r w:rsidR="00545531">
          <w:rPr>
            <w:rFonts w:asciiTheme="minorHAnsi" w:eastAsiaTheme="minorEastAsia" w:hAnsiTheme="minorHAnsi" w:cstheme="minorBidi"/>
            <w:szCs w:val="22"/>
          </w:rPr>
          <w:tab/>
        </w:r>
        <w:r w:rsidR="00545531" w:rsidRPr="00A918BD">
          <w:rPr>
            <w:rStyle w:val="Hyperlink"/>
          </w:rPr>
          <w:t>Month wise record detail</w:t>
        </w:r>
        <w:r w:rsidR="00545531">
          <w:rPr>
            <w:webHidden/>
          </w:rPr>
          <w:tab/>
        </w:r>
        <w:r w:rsidR="00545531">
          <w:rPr>
            <w:webHidden/>
          </w:rPr>
          <w:fldChar w:fldCharType="begin"/>
        </w:r>
        <w:r w:rsidR="00545531">
          <w:rPr>
            <w:webHidden/>
          </w:rPr>
          <w:instrText xml:space="preserve"> PAGEREF _Toc10641091 \h </w:instrText>
        </w:r>
        <w:r w:rsidR="00545531">
          <w:rPr>
            <w:webHidden/>
          </w:rPr>
        </w:r>
        <w:r w:rsidR="00545531">
          <w:rPr>
            <w:webHidden/>
          </w:rPr>
          <w:fldChar w:fldCharType="separate"/>
        </w:r>
        <w:r w:rsidR="00545531">
          <w:rPr>
            <w:webHidden/>
          </w:rPr>
          <w:t>32</w:t>
        </w:r>
        <w:r w:rsidR="00545531">
          <w:rPr>
            <w:webHidden/>
          </w:rPr>
          <w:fldChar w:fldCharType="end"/>
        </w:r>
      </w:hyperlink>
    </w:p>
    <w:p w14:paraId="2044B117" w14:textId="0106E760" w:rsidR="00545531" w:rsidRDefault="009B1024">
      <w:pPr>
        <w:pStyle w:val="TOC2"/>
        <w:tabs>
          <w:tab w:val="left" w:pos="2721"/>
        </w:tabs>
        <w:rPr>
          <w:rFonts w:asciiTheme="minorHAnsi" w:eastAsiaTheme="minorEastAsia" w:hAnsiTheme="minorHAnsi" w:cstheme="minorBidi"/>
          <w:szCs w:val="22"/>
        </w:rPr>
      </w:pPr>
      <w:hyperlink w:anchor="_Toc10641092" w:history="1">
        <w:r w:rsidR="00545531" w:rsidRPr="00A918BD">
          <w:rPr>
            <w:rStyle w:val="Hyperlink"/>
          </w:rPr>
          <w:t>4.4</w:t>
        </w:r>
        <w:r w:rsidR="00545531">
          <w:rPr>
            <w:rFonts w:asciiTheme="minorHAnsi" w:eastAsiaTheme="minorEastAsia" w:hAnsiTheme="minorHAnsi" w:cstheme="minorBidi"/>
            <w:szCs w:val="22"/>
          </w:rPr>
          <w:tab/>
        </w:r>
        <w:r w:rsidR="00545531" w:rsidRPr="00A918BD">
          <w:rPr>
            <w:rStyle w:val="Hyperlink"/>
          </w:rPr>
          <w:t>Correlation analysis of the incidence parameters across months</w:t>
        </w:r>
        <w:r w:rsidR="00545531">
          <w:rPr>
            <w:webHidden/>
          </w:rPr>
          <w:tab/>
        </w:r>
        <w:r w:rsidR="00545531">
          <w:rPr>
            <w:webHidden/>
          </w:rPr>
          <w:fldChar w:fldCharType="begin"/>
        </w:r>
        <w:r w:rsidR="00545531">
          <w:rPr>
            <w:webHidden/>
          </w:rPr>
          <w:instrText xml:space="preserve"> PAGEREF _Toc10641092 \h </w:instrText>
        </w:r>
        <w:r w:rsidR="00545531">
          <w:rPr>
            <w:webHidden/>
          </w:rPr>
        </w:r>
        <w:r w:rsidR="00545531">
          <w:rPr>
            <w:webHidden/>
          </w:rPr>
          <w:fldChar w:fldCharType="separate"/>
        </w:r>
        <w:r w:rsidR="00545531">
          <w:rPr>
            <w:webHidden/>
          </w:rPr>
          <w:t>32</w:t>
        </w:r>
        <w:r w:rsidR="00545531">
          <w:rPr>
            <w:webHidden/>
          </w:rPr>
          <w:fldChar w:fldCharType="end"/>
        </w:r>
      </w:hyperlink>
    </w:p>
    <w:p w14:paraId="064A95AD" w14:textId="00B6CB42" w:rsidR="00545531" w:rsidRDefault="009B1024">
      <w:pPr>
        <w:pStyle w:val="TOC2"/>
        <w:tabs>
          <w:tab w:val="left" w:pos="2721"/>
        </w:tabs>
        <w:rPr>
          <w:rFonts w:asciiTheme="minorHAnsi" w:eastAsiaTheme="minorEastAsia" w:hAnsiTheme="minorHAnsi" w:cstheme="minorBidi"/>
          <w:szCs w:val="22"/>
        </w:rPr>
      </w:pPr>
      <w:hyperlink w:anchor="_Toc10641093" w:history="1">
        <w:r w:rsidR="00545531" w:rsidRPr="00A918BD">
          <w:rPr>
            <w:rStyle w:val="Hyperlink"/>
          </w:rPr>
          <w:t>4.5</w:t>
        </w:r>
        <w:r w:rsidR="00545531">
          <w:rPr>
            <w:rFonts w:asciiTheme="minorHAnsi" w:eastAsiaTheme="minorEastAsia" w:hAnsiTheme="minorHAnsi" w:cstheme="minorBidi"/>
            <w:szCs w:val="22"/>
          </w:rPr>
          <w:tab/>
        </w:r>
        <w:r w:rsidR="00545531" w:rsidRPr="00A918BD">
          <w:rPr>
            <w:rStyle w:val="Hyperlink"/>
          </w:rPr>
          <w:t>Rolling window to determine</w:t>
        </w:r>
        <w:r w:rsidR="00545531">
          <w:rPr>
            <w:webHidden/>
          </w:rPr>
          <w:tab/>
        </w:r>
        <w:r w:rsidR="00545531">
          <w:rPr>
            <w:webHidden/>
          </w:rPr>
          <w:fldChar w:fldCharType="begin"/>
        </w:r>
        <w:r w:rsidR="00545531">
          <w:rPr>
            <w:webHidden/>
          </w:rPr>
          <w:instrText xml:space="preserve"> PAGEREF _Toc10641093 \h </w:instrText>
        </w:r>
        <w:r w:rsidR="00545531">
          <w:rPr>
            <w:webHidden/>
          </w:rPr>
        </w:r>
        <w:r w:rsidR="00545531">
          <w:rPr>
            <w:webHidden/>
          </w:rPr>
          <w:fldChar w:fldCharType="separate"/>
        </w:r>
        <w:r w:rsidR="00545531">
          <w:rPr>
            <w:webHidden/>
          </w:rPr>
          <w:t>33</w:t>
        </w:r>
        <w:r w:rsidR="00545531">
          <w:rPr>
            <w:webHidden/>
          </w:rPr>
          <w:fldChar w:fldCharType="end"/>
        </w:r>
      </w:hyperlink>
    </w:p>
    <w:p w14:paraId="765CCAE9" w14:textId="6EE7DC1F" w:rsidR="00545531" w:rsidRDefault="009B1024">
      <w:pPr>
        <w:pStyle w:val="TOC2"/>
        <w:tabs>
          <w:tab w:val="left" w:pos="2721"/>
        </w:tabs>
        <w:rPr>
          <w:rFonts w:asciiTheme="minorHAnsi" w:eastAsiaTheme="minorEastAsia" w:hAnsiTheme="minorHAnsi" w:cstheme="minorBidi"/>
          <w:szCs w:val="22"/>
        </w:rPr>
      </w:pPr>
      <w:hyperlink w:anchor="_Toc10641094" w:history="1">
        <w:r w:rsidR="00545531" w:rsidRPr="00A918BD">
          <w:rPr>
            <w:rStyle w:val="Hyperlink"/>
          </w:rPr>
          <w:t>4.6</w:t>
        </w:r>
        <w:r w:rsidR="00545531">
          <w:rPr>
            <w:rFonts w:asciiTheme="minorHAnsi" w:eastAsiaTheme="minorEastAsia" w:hAnsiTheme="minorHAnsi" w:cstheme="minorBidi"/>
            <w:szCs w:val="22"/>
          </w:rPr>
          <w:tab/>
        </w:r>
        <w:r w:rsidR="00545531" w:rsidRPr="00A918BD">
          <w:rPr>
            <w:rStyle w:val="Hyperlink"/>
          </w:rPr>
          <w:t>Brief math behind PCA approach</w:t>
        </w:r>
        <w:r w:rsidR="00545531">
          <w:rPr>
            <w:webHidden/>
          </w:rPr>
          <w:tab/>
        </w:r>
        <w:r w:rsidR="00545531">
          <w:rPr>
            <w:webHidden/>
          </w:rPr>
          <w:fldChar w:fldCharType="begin"/>
        </w:r>
        <w:r w:rsidR="00545531">
          <w:rPr>
            <w:webHidden/>
          </w:rPr>
          <w:instrText xml:space="preserve"> PAGEREF _Toc10641094 \h </w:instrText>
        </w:r>
        <w:r w:rsidR="00545531">
          <w:rPr>
            <w:webHidden/>
          </w:rPr>
        </w:r>
        <w:r w:rsidR="00545531">
          <w:rPr>
            <w:webHidden/>
          </w:rPr>
          <w:fldChar w:fldCharType="separate"/>
        </w:r>
        <w:r w:rsidR="00545531">
          <w:rPr>
            <w:webHidden/>
          </w:rPr>
          <w:t>33</w:t>
        </w:r>
        <w:r w:rsidR="00545531">
          <w:rPr>
            <w:webHidden/>
          </w:rPr>
          <w:fldChar w:fldCharType="end"/>
        </w:r>
      </w:hyperlink>
    </w:p>
    <w:p w14:paraId="60E14E45" w14:textId="3CEE3926" w:rsidR="00545531" w:rsidRDefault="009B1024">
      <w:pPr>
        <w:pStyle w:val="TOC2"/>
        <w:tabs>
          <w:tab w:val="left" w:pos="2721"/>
        </w:tabs>
        <w:rPr>
          <w:rFonts w:asciiTheme="minorHAnsi" w:eastAsiaTheme="minorEastAsia" w:hAnsiTheme="minorHAnsi" w:cstheme="minorBidi"/>
          <w:szCs w:val="22"/>
        </w:rPr>
      </w:pPr>
      <w:hyperlink w:anchor="_Toc10641095" w:history="1">
        <w:r w:rsidR="00545531" w:rsidRPr="00A918BD">
          <w:rPr>
            <w:rStyle w:val="Hyperlink"/>
          </w:rPr>
          <w:t>4.7</w:t>
        </w:r>
        <w:r w:rsidR="00545531">
          <w:rPr>
            <w:rFonts w:asciiTheme="minorHAnsi" w:eastAsiaTheme="minorEastAsia" w:hAnsiTheme="minorHAnsi" w:cstheme="minorBidi"/>
            <w:szCs w:val="22"/>
          </w:rPr>
          <w:tab/>
        </w:r>
        <w:r w:rsidR="00545531" w:rsidRPr="00A918BD">
          <w:rPr>
            <w:rStyle w:val="Hyperlink"/>
          </w:rPr>
          <w:t>Acronyms</w:t>
        </w:r>
        <w:r w:rsidR="00545531">
          <w:rPr>
            <w:webHidden/>
          </w:rPr>
          <w:tab/>
        </w:r>
        <w:r w:rsidR="00545531">
          <w:rPr>
            <w:webHidden/>
          </w:rPr>
          <w:fldChar w:fldCharType="begin"/>
        </w:r>
        <w:r w:rsidR="00545531">
          <w:rPr>
            <w:webHidden/>
          </w:rPr>
          <w:instrText xml:space="preserve"> PAGEREF _Toc10641095 \h </w:instrText>
        </w:r>
        <w:r w:rsidR="00545531">
          <w:rPr>
            <w:webHidden/>
          </w:rPr>
        </w:r>
        <w:r w:rsidR="00545531">
          <w:rPr>
            <w:webHidden/>
          </w:rPr>
          <w:fldChar w:fldCharType="separate"/>
        </w:r>
        <w:r w:rsidR="00545531">
          <w:rPr>
            <w:webHidden/>
          </w:rPr>
          <w:t>34</w:t>
        </w:r>
        <w:r w:rsidR="00545531">
          <w:rPr>
            <w:webHidden/>
          </w:rPr>
          <w:fldChar w:fldCharType="end"/>
        </w:r>
      </w:hyperlink>
    </w:p>
    <w:p w14:paraId="301720B2" w14:textId="4F9AB38C" w:rsidR="002A2226" w:rsidRPr="00F0401A" w:rsidRDefault="00712DC2" w:rsidP="001D58C2">
      <w:pPr>
        <w:pStyle w:val="Heading1"/>
        <w:rPr>
          <w:rFonts w:cs="Arial"/>
          <w:sz w:val="22"/>
          <w:szCs w:val="22"/>
        </w:rPr>
      </w:pPr>
      <w:r w:rsidRPr="00F0401A">
        <w:rPr>
          <w:rFonts w:cs="Arial"/>
          <w:sz w:val="22"/>
          <w:szCs w:val="22"/>
        </w:rPr>
        <w:fldChar w:fldCharType="end"/>
      </w:r>
      <w:bookmarkStart w:id="2" w:name="_Toc527017104"/>
      <w:bookmarkStart w:id="3" w:name="_Toc527017134"/>
      <w:bookmarkStart w:id="4" w:name="_Toc527017155"/>
      <w:bookmarkStart w:id="5" w:name="_Toc527017165"/>
      <w:bookmarkStart w:id="6" w:name="_Toc10641071"/>
      <w:bookmarkStart w:id="7" w:name="_Toc526942313"/>
      <w:bookmarkStart w:id="8" w:name="_Toc526942333"/>
      <w:r w:rsidR="002A2226" w:rsidRPr="00F0401A">
        <w:rPr>
          <w:rFonts w:cs="Arial"/>
          <w:sz w:val="22"/>
          <w:szCs w:val="22"/>
        </w:rPr>
        <w:t>Use Case</w:t>
      </w:r>
      <w:r w:rsidR="005E5DF9" w:rsidRPr="00F0401A">
        <w:rPr>
          <w:rFonts w:cs="Arial"/>
          <w:sz w:val="22"/>
          <w:szCs w:val="22"/>
        </w:rPr>
        <w:t>s</w:t>
      </w:r>
      <w:r w:rsidR="006A1855" w:rsidRPr="00F0401A">
        <w:rPr>
          <w:rFonts w:cs="Arial"/>
          <w:sz w:val="22"/>
          <w:szCs w:val="22"/>
        </w:rPr>
        <w:t xml:space="preserve"> and Problem Statement</w:t>
      </w:r>
      <w:bookmarkEnd w:id="2"/>
      <w:bookmarkEnd w:id="3"/>
      <w:bookmarkEnd w:id="4"/>
      <w:bookmarkEnd w:id="5"/>
      <w:bookmarkEnd w:id="6"/>
    </w:p>
    <w:p w14:paraId="2A91A617" w14:textId="662B6625" w:rsidR="00F230FF" w:rsidRPr="00F0401A" w:rsidRDefault="00F230FF" w:rsidP="004A7F1C">
      <w:pPr>
        <w:pStyle w:val="BodyText"/>
        <w:rPr>
          <w:rFonts w:cs="Arial"/>
          <w:szCs w:val="22"/>
        </w:rPr>
      </w:pPr>
      <w:r w:rsidRPr="00F0401A">
        <w:rPr>
          <w:rFonts w:cs="Arial"/>
          <w:szCs w:val="22"/>
        </w:rPr>
        <w:t>In this business</w:t>
      </w:r>
      <w:r w:rsidR="00FB16DA" w:rsidRPr="00F0401A">
        <w:rPr>
          <w:rFonts w:cs="Arial"/>
          <w:szCs w:val="22"/>
        </w:rPr>
        <w:t xml:space="preserve"> problem, </w:t>
      </w:r>
      <w:r w:rsidRPr="00F0401A">
        <w:rPr>
          <w:rFonts w:cs="Arial"/>
          <w:szCs w:val="22"/>
        </w:rPr>
        <w:t>we would</w:t>
      </w:r>
      <w:r w:rsidR="00FB16DA" w:rsidRPr="00F0401A">
        <w:rPr>
          <w:rFonts w:cs="Arial"/>
          <w:szCs w:val="22"/>
        </w:rPr>
        <w:t xml:space="preserve"> like to rank</w:t>
      </w:r>
      <w:r w:rsidR="00AC4707" w:rsidRPr="00F0401A">
        <w:rPr>
          <w:rFonts w:cs="Arial"/>
          <w:szCs w:val="22"/>
        </w:rPr>
        <w:t xml:space="preserve"> or </w:t>
      </w:r>
      <w:r w:rsidR="00B21B7A" w:rsidRPr="00F0401A">
        <w:rPr>
          <w:rFonts w:cs="Arial"/>
          <w:szCs w:val="22"/>
        </w:rPr>
        <w:t>score</w:t>
      </w:r>
      <w:r w:rsidR="00FB16DA" w:rsidRPr="00F0401A">
        <w:rPr>
          <w:rFonts w:cs="Arial"/>
          <w:szCs w:val="22"/>
        </w:rPr>
        <w:t xml:space="preserve"> the cells </w:t>
      </w:r>
      <w:r w:rsidR="00FF22C3" w:rsidRPr="00F0401A">
        <w:rPr>
          <w:rFonts w:cs="Arial"/>
          <w:szCs w:val="22"/>
        </w:rPr>
        <w:t>based on the</w:t>
      </w:r>
      <w:r w:rsidR="00C20B17" w:rsidRPr="00F0401A">
        <w:rPr>
          <w:rFonts w:cs="Arial"/>
          <w:szCs w:val="22"/>
        </w:rPr>
        <w:t xml:space="preserve"> 4G</w:t>
      </w:r>
      <w:r w:rsidR="00B21B7A" w:rsidRPr="00F0401A">
        <w:rPr>
          <w:rFonts w:cs="Arial"/>
          <w:szCs w:val="22"/>
        </w:rPr>
        <w:t xml:space="preserve"> </w:t>
      </w:r>
      <w:proofErr w:type="spellStart"/>
      <w:r w:rsidR="00B21B7A" w:rsidRPr="00F0401A">
        <w:rPr>
          <w:rFonts w:cs="Arial"/>
          <w:szCs w:val="22"/>
        </w:rPr>
        <w:t>VoLTE</w:t>
      </w:r>
      <w:proofErr w:type="spellEnd"/>
      <w:r w:rsidR="00FF22C3" w:rsidRPr="00F0401A">
        <w:rPr>
          <w:rFonts w:cs="Arial"/>
          <w:szCs w:val="22"/>
        </w:rPr>
        <w:t xml:space="preserve"> call incidences data</w:t>
      </w:r>
      <w:r w:rsidR="00B21B7A" w:rsidRPr="00F0401A">
        <w:rPr>
          <w:rFonts w:cs="Arial"/>
          <w:szCs w:val="22"/>
        </w:rPr>
        <w:t xml:space="preserve"> obtained from EEA. For this study, </w:t>
      </w:r>
      <w:r w:rsidR="00C20B17" w:rsidRPr="00F0401A">
        <w:rPr>
          <w:rFonts w:cs="Arial"/>
          <w:szCs w:val="22"/>
        </w:rPr>
        <w:t xml:space="preserve">six months’ historical </w:t>
      </w:r>
      <w:r w:rsidR="00B21B7A" w:rsidRPr="00F0401A">
        <w:rPr>
          <w:rFonts w:cs="Arial"/>
          <w:szCs w:val="22"/>
        </w:rPr>
        <w:t>data</w:t>
      </w:r>
      <w:r w:rsidR="00C20B17" w:rsidRPr="00F0401A">
        <w:rPr>
          <w:rFonts w:cs="Arial"/>
          <w:szCs w:val="22"/>
        </w:rPr>
        <w:t xml:space="preserve"> (Aug 2018 – Feb 2019)</w:t>
      </w:r>
      <w:r w:rsidR="00B21B7A" w:rsidRPr="00F0401A">
        <w:rPr>
          <w:rFonts w:cs="Arial"/>
          <w:szCs w:val="22"/>
        </w:rPr>
        <w:t xml:space="preserve"> </w:t>
      </w:r>
      <w:r w:rsidR="00C20B17" w:rsidRPr="00F0401A">
        <w:rPr>
          <w:rFonts w:cs="Arial"/>
          <w:szCs w:val="22"/>
        </w:rPr>
        <w:t>from NY Manhattan area are analyzed</w:t>
      </w:r>
      <w:r w:rsidR="00B21B7A" w:rsidRPr="00F0401A">
        <w:rPr>
          <w:rFonts w:cs="Arial"/>
          <w:szCs w:val="22"/>
        </w:rPr>
        <w:t>.</w:t>
      </w:r>
      <w:r w:rsidR="00C20B17" w:rsidRPr="00F0401A">
        <w:rPr>
          <w:rFonts w:cs="Arial"/>
          <w:szCs w:val="22"/>
        </w:rPr>
        <w:t xml:space="preserve"> Data collected from more than 9000 cells in</w:t>
      </w:r>
      <w:r w:rsidR="00AC4707" w:rsidRPr="00F0401A">
        <w:rPr>
          <w:rFonts w:cs="Arial"/>
          <w:szCs w:val="22"/>
        </w:rPr>
        <w:t xml:space="preserve"> daily</w:t>
      </w:r>
      <w:r w:rsidR="004C2E16" w:rsidRPr="00F0401A">
        <w:rPr>
          <w:rFonts w:cs="Arial"/>
          <w:szCs w:val="22"/>
        </w:rPr>
        <w:t xml:space="preserve"> time granularity </w:t>
      </w:r>
      <w:r w:rsidR="00C20B17" w:rsidRPr="00F0401A">
        <w:rPr>
          <w:rFonts w:cs="Arial"/>
          <w:szCs w:val="22"/>
        </w:rPr>
        <w:t xml:space="preserve">are analyzed to figure out the daily ranking of the cells. Better the rank of a cell </w:t>
      </w:r>
      <w:r w:rsidR="004C2E16" w:rsidRPr="00F0401A">
        <w:rPr>
          <w:rFonts w:cs="Arial"/>
          <w:szCs w:val="22"/>
        </w:rPr>
        <w:t>better</w:t>
      </w:r>
      <w:r w:rsidR="007E6AB7">
        <w:rPr>
          <w:rFonts w:cs="Arial"/>
          <w:szCs w:val="22"/>
        </w:rPr>
        <w:t xml:space="preserve"> the</w:t>
      </w:r>
      <w:r w:rsidR="004C2E16" w:rsidRPr="00F0401A">
        <w:rPr>
          <w:rFonts w:cs="Arial"/>
          <w:szCs w:val="22"/>
        </w:rPr>
        <w:t xml:space="preserve"> cell performance and eventually lower the recorded call incidence parameters</w:t>
      </w:r>
      <w:r w:rsidR="00C20B17" w:rsidRPr="00F0401A">
        <w:rPr>
          <w:rFonts w:cs="Arial"/>
          <w:szCs w:val="22"/>
        </w:rPr>
        <w:t>. Among the various call incidence parameters</w:t>
      </w:r>
      <w:r w:rsidR="004C2E16" w:rsidRPr="00F0401A">
        <w:rPr>
          <w:rFonts w:cs="Arial"/>
          <w:szCs w:val="22"/>
        </w:rPr>
        <w:t>;</w:t>
      </w:r>
      <w:r w:rsidR="00C20B17" w:rsidRPr="00F0401A">
        <w:rPr>
          <w:rFonts w:cs="Arial"/>
          <w:szCs w:val="22"/>
        </w:rPr>
        <w:t xml:space="preserve"> muting, garbling, soft drop, hard drops are physically known to be very influential parameters and the</w:t>
      </w:r>
      <w:r w:rsidR="00AC4707" w:rsidRPr="00F0401A">
        <w:rPr>
          <w:rFonts w:cs="Arial"/>
          <w:szCs w:val="22"/>
        </w:rPr>
        <w:t xml:space="preserve"> cells with </w:t>
      </w:r>
      <w:r w:rsidR="004C2E16" w:rsidRPr="00F0401A">
        <w:rPr>
          <w:rFonts w:cs="Arial"/>
          <w:szCs w:val="22"/>
        </w:rPr>
        <w:t xml:space="preserve">recorded </w:t>
      </w:r>
      <w:r w:rsidR="00AC4707" w:rsidRPr="00F0401A">
        <w:rPr>
          <w:rFonts w:cs="Arial"/>
          <w:szCs w:val="22"/>
        </w:rPr>
        <w:t>higher</w:t>
      </w:r>
      <w:r w:rsidR="00C20B17" w:rsidRPr="00F0401A">
        <w:rPr>
          <w:rFonts w:cs="Arial"/>
          <w:szCs w:val="22"/>
        </w:rPr>
        <w:t xml:space="preserve"> value of these p</w:t>
      </w:r>
      <w:r w:rsidR="00AC4707" w:rsidRPr="00F0401A">
        <w:rPr>
          <w:rFonts w:cs="Arial"/>
          <w:szCs w:val="22"/>
        </w:rPr>
        <w:t xml:space="preserve">arameters would drive lower </w:t>
      </w:r>
      <w:r w:rsidR="00C20B17" w:rsidRPr="00F0401A">
        <w:rPr>
          <w:rFonts w:cs="Arial"/>
          <w:szCs w:val="22"/>
        </w:rPr>
        <w:t>rankings</w:t>
      </w:r>
      <w:r w:rsidR="00AC4707" w:rsidRPr="00F0401A">
        <w:rPr>
          <w:rFonts w:cs="Arial"/>
          <w:szCs w:val="22"/>
        </w:rPr>
        <w:t>.</w:t>
      </w:r>
      <w:r w:rsidR="00C20B17" w:rsidRPr="00F0401A">
        <w:rPr>
          <w:rFonts w:cs="Arial"/>
          <w:szCs w:val="22"/>
        </w:rPr>
        <w:t xml:space="preserve">  </w:t>
      </w:r>
    </w:p>
    <w:p w14:paraId="3E085C28" w14:textId="7060DBAA" w:rsidR="00E4579F" w:rsidRPr="00F0401A" w:rsidRDefault="00BB592B" w:rsidP="00E4579F">
      <w:pPr>
        <w:pStyle w:val="BodyText"/>
        <w:rPr>
          <w:rFonts w:cs="Arial"/>
          <w:szCs w:val="22"/>
        </w:rPr>
      </w:pPr>
      <w:r w:rsidRPr="00F0401A">
        <w:rPr>
          <w:rFonts w:cs="Arial"/>
          <w:szCs w:val="22"/>
        </w:rPr>
        <w:lastRenderedPageBreak/>
        <w:t xml:space="preserve">The goal of this activity is </w:t>
      </w:r>
      <w:r w:rsidR="006A1855" w:rsidRPr="00F0401A">
        <w:rPr>
          <w:rFonts w:cs="Arial"/>
          <w:szCs w:val="22"/>
        </w:rPr>
        <w:t xml:space="preserve">therefore </w:t>
      </w:r>
      <w:r w:rsidR="00F97E64" w:rsidRPr="00F0401A">
        <w:rPr>
          <w:rFonts w:cs="Arial"/>
          <w:szCs w:val="22"/>
        </w:rPr>
        <w:t>to develop a</w:t>
      </w:r>
      <w:r w:rsidRPr="00F0401A">
        <w:rPr>
          <w:rFonts w:cs="Arial"/>
          <w:szCs w:val="22"/>
        </w:rPr>
        <w:t xml:space="preserve"> </w:t>
      </w:r>
      <w:r w:rsidR="00F230FF" w:rsidRPr="00F0401A">
        <w:rPr>
          <w:rFonts w:cs="Arial"/>
          <w:szCs w:val="22"/>
        </w:rPr>
        <w:t xml:space="preserve">ranking mechanism to rank the cells on daily basis based on historical </w:t>
      </w:r>
      <w:r w:rsidR="00C20B17" w:rsidRPr="00F0401A">
        <w:rPr>
          <w:rFonts w:cs="Arial"/>
          <w:szCs w:val="22"/>
        </w:rPr>
        <w:t>call incidences. As the hardware and software configuration of the cells also</w:t>
      </w:r>
      <w:r w:rsidR="004C2E16" w:rsidRPr="00F0401A">
        <w:rPr>
          <w:rFonts w:cs="Arial"/>
          <w:szCs w:val="22"/>
        </w:rPr>
        <w:t xml:space="preserve"> do vary across the bands, </w:t>
      </w:r>
      <w:r w:rsidR="00C20B17" w:rsidRPr="00F0401A">
        <w:rPr>
          <w:rFonts w:cs="Arial"/>
          <w:szCs w:val="22"/>
        </w:rPr>
        <w:t xml:space="preserve">the cells working under different bands would be ranked differently. </w:t>
      </w:r>
      <w:r w:rsidR="00E4579F" w:rsidRPr="00F0401A">
        <w:rPr>
          <w:rFonts w:cs="Arial"/>
          <w:szCs w:val="22"/>
        </w:rPr>
        <w:t>We are considering three frequency bands at which the cells are operating for our analysis. They are:</w:t>
      </w:r>
    </w:p>
    <w:p w14:paraId="61C43D7A" w14:textId="77777777" w:rsidR="00E4579F" w:rsidRPr="00F0401A" w:rsidRDefault="00E4579F" w:rsidP="00E4579F">
      <w:pPr>
        <w:pStyle w:val="BodyText"/>
        <w:numPr>
          <w:ilvl w:val="0"/>
          <w:numId w:val="31"/>
        </w:numPr>
        <w:spacing w:before="0"/>
        <w:rPr>
          <w:rFonts w:cs="Arial"/>
          <w:szCs w:val="22"/>
        </w:rPr>
      </w:pPr>
      <w:r w:rsidRPr="00F0401A">
        <w:rPr>
          <w:rFonts w:cs="Arial"/>
          <w:szCs w:val="22"/>
        </w:rPr>
        <w:t>Band 2100</w:t>
      </w:r>
    </w:p>
    <w:p w14:paraId="40774E15" w14:textId="77777777" w:rsidR="00E4579F" w:rsidRPr="00F0401A" w:rsidRDefault="00E4579F" w:rsidP="00E4579F">
      <w:pPr>
        <w:pStyle w:val="BodyText"/>
        <w:numPr>
          <w:ilvl w:val="0"/>
          <w:numId w:val="31"/>
        </w:numPr>
        <w:spacing w:before="0"/>
        <w:rPr>
          <w:rFonts w:cs="Arial"/>
          <w:szCs w:val="22"/>
        </w:rPr>
      </w:pPr>
      <w:r w:rsidRPr="00F0401A">
        <w:rPr>
          <w:rFonts w:cs="Arial"/>
          <w:szCs w:val="22"/>
        </w:rPr>
        <w:t>Band 700</w:t>
      </w:r>
    </w:p>
    <w:p w14:paraId="0E460AC0" w14:textId="2B29914A" w:rsidR="002A2226" w:rsidRPr="00F0401A" w:rsidRDefault="00E4579F" w:rsidP="00E4579F">
      <w:pPr>
        <w:pStyle w:val="BodyText"/>
        <w:numPr>
          <w:ilvl w:val="0"/>
          <w:numId w:val="31"/>
        </w:numPr>
        <w:spacing w:before="0"/>
        <w:rPr>
          <w:rFonts w:cs="Arial"/>
          <w:szCs w:val="22"/>
        </w:rPr>
      </w:pPr>
      <w:r w:rsidRPr="00F0401A">
        <w:rPr>
          <w:rFonts w:cs="Arial"/>
          <w:szCs w:val="22"/>
        </w:rPr>
        <w:t>Band 1900</w:t>
      </w:r>
    </w:p>
    <w:p w14:paraId="2AACF342" w14:textId="77777777" w:rsidR="00E4579F" w:rsidRPr="00F0401A" w:rsidRDefault="00E4579F" w:rsidP="00E4579F">
      <w:pPr>
        <w:pStyle w:val="BodyText"/>
        <w:rPr>
          <w:rFonts w:cs="Arial"/>
          <w:szCs w:val="22"/>
        </w:rPr>
      </w:pPr>
      <w:r w:rsidRPr="00F0401A">
        <w:rPr>
          <w:rFonts w:cs="Arial"/>
          <w:szCs w:val="22"/>
        </w:rPr>
        <w:t>The ability to distinguish if a device is human operated or machine operated is of value to mobile service operator. Indeed, accurate information on user types can be used to: ​</w:t>
      </w:r>
    </w:p>
    <w:p w14:paraId="47FCEB57" w14:textId="77777777" w:rsidR="00E4579F" w:rsidRPr="00F0401A" w:rsidRDefault="00E4579F" w:rsidP="00E4579F">
      <w:pPr>
        <w:pStyle w:val="ListBulletwide"/>
        <w:rPr>
          <w:rFonts w:cs="Arial"/>
          <w:szCs w:val="22"/>
        </w:rPr>
      </w:pPr>
      <w:r w:rsidRPr="00F0401A">
        <w:rPr>
          <w:rFonts w:cs="Arial"/>
          <w:szCs w:val="22"/>
        </w:rPr>
        <w:t>Provide a better Quality of Experience (</w:t>
      </w:r>
      <w:proofErr w:type="spellStart"/>
      <w:r w:rsidRPr="00F0401A">
        <w:rPr>
          <w:rFonts w:cs="Arial"/>
          <w:szCs w:val="22"/>
        </w:rPr>
        <w:t>QoE</w:t>
      </w:r>
      <w:proofErr w:type="spellEnd"/>
      <w:r w:rsidRPr="00F0401A">
        <w:rPr>
          <w:rFonts w:cs="Arial"/>
          <w:szCs w:val="22"/>
        </w:rPr>
        <w:t>) to users.</w:t>
      </w:r>
    </w:p>
    <w:p w14:paraId="4CDD4391" w14:textId="77777777" w:rsidR="00E4579F" w:rsidRPr="00F0401A" w:rsidRDefault="00E4579F" w:rsidP="00E4579F">
      <w:pPr>
        <w:pStyle w:val="ListBulletwide"/>
        <w:rPr>
          <w:rFonts w:cs="Arial"/>
          <w:szCs w:val="22"/>
        </w:rPr>
      </w:pPr>
      <w:r w:rsidRPr="00F0401A">
        <w:rPr>
          <w:rFonts w:cs="Arial"/>
          <w:szCs w:val="22"/>
        </w:rPr>
        <w:t>Offer more targeted plans and packages​ to customer.</w:t>
      </w:r>
    </w:p>
    <w:p w14:paraId="5F75FF25" w14:textId="77777777" w:rsidR="00E4579F" w:rsidRPr="00F0401A" w:rsidRDefault="00E4579F" w:rsidP="00E4579F">
      <w:pPr>
        <w:pStyle w:val="ListBulletwide"/>
        <w:rPr>
          <w:rFonts w:cs="Arial"/>
          <w:szCs w:val="22"/>
        </w:rPr>
      </w:pPr>
      <w:r w:rsidRPr="00F0401A">
        <w:rPr>
          <w:rFonts w:cs="Arial"/>
          <w:szCs w:val="22"/>
        </w:rPr>
        <w:t>Detect fraudulent usage of “</w:t>
      </w:r>
      <w:proofErr w:type="spellStart"/>
      <w:r w:rsidRPr="00F0401A">
        <w:rPr>
          <w:rFonts w:cs="Arial"/>
          <w:szCs w:val="22"/>
        </w:rPr>
        <w:t>IoT</w:t>
      </w:r>
      <w:proofErr w:type="spellEnd"/>
      <w:r w:rsidRPr="00F0401A">
        <w:rPr>
          <w:rFonts w:cs="Arial"/>
          <w:szCs w:val="22"/>
        </w:rPr>
        <w:t xml:space="preserve"> Plan” by human users. ​</w:t>
      </w:r>
    </w:p>
    <w:p w14:paraId="25743C2D" w14:textId="540A31E4" w:rsidR="004057B4" w:rsidRPr="00F0401A" w:rsidRDefault="004057B4" w:rsidP="00BA268C">
      <w:pPr>
        <w:pStyle w:val="Heading1"/>
        <w:rPr>
          <w:rFonts w:cs="Arial"/>
          <w:sz w:val="22"/>
          <w:szCs w:val="22"/>
        </w:rPr>
      </w:pPr>
      <w:bookmarkStart w:id="9" w:name="_Toc527017105"/>
      <w:bookmarkStart w:id="10" w:name="_Toc527017135"/>
      <w:bookmarkStart w:id="11" w:name="_Toc527017156"/>
      <w:bookmarkStart w:id="12" w:name="_Toc527017166"/>
      <w:bookmarkStart w:id="13" w:name="_Toc10641072"/>
      <w:r w:rsidRPr="00F0401A">
        <w:rPr>
          <w:rFonts w:cs="Arial"/>
          <w:sz w:val="22"/>
          <w:szCs w:val="22"/>
        </w:rPr>
        <w:t>Exploratory Data Analysis</w:t>
      </w:r>
      <w:bookmarkEnd w:id="9"/>
      <w:bookmarkEnd w:id="10"/>
      <w:bookmarkEnd w:id="11"/>
      <w:bookmarkEnd w:id="12"/>
      <w:bookmarkEnd w:id="13"/>
      <w:r w:rsidRPr="00F0401A">
        <w:rPr>
          <w:rFonts w:cs="Arial"/>
          <w:sz w:val="22"/>
          <w:szCs w:val="22"/>
        </w:rPr>
        <w:t xml:space="preserve"> </w:t>
      </w:r>
      <w:bookmarkEnd w:id="7"/>
      <w:bookmarkEnd w:id="8"/>
    </w:p>
    <w:p w14:paraId="20F5DD40" w14:textId="517FCA63" w:rsidR="004057B4" w:rsidRPr="00F0401A" w:rsidRDefault="004057B4" w:rsidP="004057B4">
      <w:pPr>
        <w:pStyle w:val="Heading2"/>
        <w:rPr>
          <w:rFonts w:cs="Arial"/>
          <w:sz w:val="22"/>
          <w:szCs w:val="22"/>
        </w:rPr>
      </w:pPr>
      <w:bookmarkStart w:id="14" w:name="_Toc526942314"/>
      <w:bookmarkStart w:id="15" w:name="_Toc526942334"/>
      <w:bookmarkStart w:id="16" w:name="_Toc527017106"/>
      <w:bookmarkStart w:id="17" w:name="_Toc527017136"/>
      <w:bookmarkStart w:id="18" w:name="_Toc527017157"/>
      <w:bookmarkStart w:id="19" w:name="_Toc10641073"/>
      <w:r w:rsidRPr="00F0401A">
        <w:rPr>
          <w:rFonts w:cs="Arial"/>
          <w:sz w:val="22"/>
          <w:szCs w:val="22"/>
        </w:rPr>
        <w:t>Dataset</w:t>
      </w:r>
      <w:r w:rsidR="00026AD5" w:rsidRPr="00F0401A">
        <w:rPr>
          <w:rFonts w:cs="Arial"/>
          <w:sz w:val="22"/>
          <w:szCs w:val="22"/>
        </w:rPr>
        <w:t xml:space="preserve"> Overview</w:t>
      </w:r>
      <w:bookmarkEnd w:id="14"/>
      <w:bookmarkEnd w:id="15"/>
      <w:bookmarkEnd w:id="16"/>
      <w:bookmarkEnd w:id="17"/>
      <w:bookmarkEnd w:id="18"/>
      <w:bookmarkEnd w:id="19"/>
    </w:p>
    <w:p w14:paraId="46342D95" w14:textId="1D3652A3" w:rsidR="00203FC9" w:rsidRPr="00F0401A" w:rsidRDefault="004057B4" w:rsidP="004057B4">
      <w:pPr>
        <w:pStyle w:val="BodyText"/>
        <w:rPr>
          <w:rFonts w:cs="Arial"/>
          <w:szCs w:val="22"/>
        </w:rPr>
      </w:pPr>
      <w:r w:rsidRPr="00F0401A">
        <w:rPr>
          <w:rFonts w:cs="Arial"/>
          <w:szCs w:val="22"/>
        </w:rPr>
        <w:t xml:space="preserve">The dataset </w:t>
      </w:r>
      <w:r w:rsidR="006A1855" w:rsidRPr="00F0401A">
        <w:rPr>
          <w:rFonts w:cs="Arial"/>
          <w:szCs w:val="22"/>
        </w:rPr>
        <w:t xml:space="preserve">used for this study </w:t>
      </w:r>
      <w:r w:rsidRPr="00F0401A">
        <w:rPr>
          <w:rFonts w:cs="Arial"/>
          <w:szCs w:val="22"/>
        </w:rPr>
        <w:t>is ma</w:t>
      </w:r>
      <w:r w:rsidR="0066603A" w:rsidRPr="00F0401A">
        <w:rPr>
          <w:rFonts w:cs="Arial"/>
          <w:szCs w:val="22"/>
        </w:rPr>
        <w:t>intained in a single csv file f</w:t>
      </w:r>
      <w:r w:rsidR="00F8185C" w:rsidRPr="00F0401A">
        <w:rPr>
          <w:rFonts w:cs="Arial"/>
          <w:szCs w:val="22"/>
        </w:rPr>
        <w:t>or each month’s call incidence records. In a month’s data</w:t>
      </w:r>
      <w:r w:rsidR="00390ED7" w:rsidRPr="00F0401A">
        <w:rPr>
          <w:rFonts w:cs="Arial"/>
          <w:szCs w:val="22"/>
        </w:rPr>
        <w:t>,</w:t>
      </w:r>
      <w:r w:rsidR="00B3570C" w:rsidRPr="00F0401A">
        <w:rPr>
          <w:rFonts w:cs="Arial"/>
          <w:szCs w:val="22"/>
        </w:rPr>
        <w:t xml:space="preserve"> we have the call incidence parameters</w:t>
      </w:r>
      <w:r w:rsidR="00F8185C" w:rsidRPr="00F0401A">
        <w:rPr>
          <w:rFonts w:cs="Arial"/>
          <w:szCs w:val="22"/>
        </w:rPr>
        <w:t xml:space="preserve"> to</w:t>
      </w:r>
      <w:r w:rsidR="004C2E16" w:rsidRPr="00F0401A">
        <w:rPr>
          <w:rFonts w:cs="Arial"/>
          <w:szCs w:val="22"/>
        </w:rPr>
        <w:t xml:space="preserve"> be analyzed in the </w:t>
      </w:r>
      <w:r w:rsidR="00F8185C" w:rsidRPr="00F0401A">
        <w:rPr>
          <w:rFonts w:cs="Arial"/>
          <w:szCs w:val="22"/>
        </w:rPr>
        <w:t xml:space="preserve">study. </w:t>
      </w:r>
      <w:r w:rsidR="00B3570C" w:rsidRPr="00F0401A">
        <w:rPr>
          <w:rFonts w:cs="Arial"/>
          <w:szCs w:val="22"/>
        </w:rPr>
        <w:t>W</w:t>
      </w:r>
      <w:r w:rsidR="00F8185C" w:rsidRPr="00F0401A">
        <w:rPr>
          <w:rFonts w:cs="Arial"/>
          <w:szCs w:val="22"/>
        </w:rPr>
        <w:t>e have described the brief description of the fields</w:t>
      </w:r>
      <w:r w:rsidR="004C2E16" w:rsidRPr="00F0401A">
        <w:rPr>
          <w:rFonts w:cs="Arial"/>
          <w:szCs w:val="22"/>
        </w:rPr>
        <w:t xml:space="preserve"> in the appendix section</w:t>
      </w:r>
      <w:r w:rsidR="00F8185C" w:rsidRPr="00F0401A">
        <w:rPr>
          <w:rFonts w:cs="Arial"/>
          <w:szCs w:val="22"/>
        </w:rPr>
        <w:t>.</w:t>
      </w:r>
    </w:p>
    <w:p w14:paraId="323C1FA1" w14:textId="089814CF" w:rsidR="00203FC9" w:rsidRPr="00F0401A" w:rsidRDefault="00F8185C" w:rsidP="004057B4">
      <w:pPr>
        <w:pStyle w:val="BodyText"/>
        <w:rPr>
          <w:rFonts w:cs="Arial"/>
          <w:szCs w:val="22"/>
        </w:rPr>
      </w:pPr>
      <w:r w:rsidRPr="00F0401A">
        <w:rPr>
          <w:rFonts w:cs="Arial"/>
          <w:szCs w:val="22"/>
        </w:rPr>
        <w:t>Same fields are also present across all the months’ data and number of cells expected to be same across the months.</w:t>
      </w:r>
    </w:p>
    <w:p w14:paraId="65517A75" w14:textId="10AB3C2C" w:rsidR="00D11B04" w:rsidRPr="007054C3" w:rsidRDefault="00B60861" w:rsidP="007054C3">
      <w:pPr>
        <w:pStyle w:val="BodyText"/>
        <w:ind w:left="1170" w:hanging="90"/>
        <w:rPr>
          <w:rFonts w:cs="Arial"/>
          <w:szCs w:val="22"/>
        </w:rPr>
      </w:pPr>
      <w:r w:rsidRPr="00F0401A">
        <w:rPr>
          <w:rFonts w:cs="Arial"/>
          <w:szCs w:val="22"/>
        </w:rPr>
        <w:t xml:space="preserve"> </w:t>
      </w:r>
      <w:r w:rsidR="00B3570C" w:rsidRPr="00F0401A">
        <w:rPr>
          <w:rFonts w:cs="Arial"/>
          <w:szCs w:val="22"/>
        </w:rPr>
        <w:t xml:space="preserve"> S</w:t>
      </w:r>
      <w:r w:rsidR="00F8185C" w:rsidRPr="00F0401A">
        <w:rPr>
          <w:rFonts w:cs="Arial"/>
          <w:szCs w:val="22"/>
        </w:rPr>
        <w:t>ix months’ (Aug 2018- Feb 2019)</w:t>
      </w:r>
      <w:r w:rsidR="00B3570C" w:rsidRPr="00F0401A">
        <w:rPr>
          <w:rFonts w:cs="Arial"/>
          <w:szCs w:val="22"/>
        </w:rPr>
        <w:t xml:space="preserve"> of</w:t>
      </w:r>
      <w:r w:rsidR="00F8185C" w:rsidRPr="00F0401A">
        <w:rPr>
          <w:rFonts w:cs="Arial"/>
          <w:szCs w:val="22"/>
        </w:rPr>
        <w:t xml:space="preserve"> </w:t>
      </w:r>
      <w:r w:rsidR="00FA2FAE" w:rsidRPr="00F0401A">
        <w:rPr>
          <w:rFonts w:cs="Arial"/>
          <w:szCs w:val="22"/>
        </w:rPr>
        <w:t>data sets</w:t>
      </w:r>
      <w:r w:rsidR="00D11B04" w:rsidRPr="00F0401A">
        <w:rPr>
          <w:rFonts w:cs="Arial"/>
          <w:szCs w:val="22"/>
        </w:rPr>
        <w:t xml:space="preserve"> are used for this study. For each cell level</w:t>
      </w:r>
      <w:r w:rsidR="00F8185C" w:rsidRPr="00F0401A">
        <w:rPr>
          <w:rFonts w:cs="Arial"/>
          <w:szCs w:val="22"/>
        </w:rPr>
        <w:t>,</w:t>
      </w:r>
      <w:r w:rsidR="00D11B04" w:rsidRPr="00F0401A">
        <w:rPr>
          <w:rFonts w:cs="Arial"/>
          <w:szCs w:val="22"/>
        </w:rPr>
        <w:t xml:space="preserve"> data is collecte</w:t>
      </w:r>
      <w:r w:rsidR="00F8185C" w:rsidRPr="00F0401A">
        <w:rPr>
          <w:rFonts w:cs="Arial"/>
          <w:szCs w:val="22"/>
        </w:rPr>
        <w:t>d in daily time granularity</w:t>
      </w:r>
      <w:r w:rsidR="00D11B04" w:rsidRPr="00F0401A">
        <w:rPr>
          <w:rFonts w:cs="Arial"/>
          <w:szCs w:val="22"/>
        </w:rPr>
        <w:t>.</w:t>
      </w:r>
      <w:r w:rsidR="00F8185C" w:rsidRPr="00F0401A">
        <w:rPr>
          <w:rFonts w:cs="Arial"/>
          <w:szCs w:val="22"/>
        </w:rPr>
        <w:t xml:space="preserve"> </w:t>
      </w:r>
      <w:r w:rsidR="00B3570C" w:rsidRPr="00F0401A">
        <w:rPr>
          <w:rFonts w:cs="Arial"/>
          <w:szCs w:val="22"/>
        </w:rPr>
        <w:t>T</w:t>
      </w:r>
      <w:r w:rsidR="00F8185C" w:rsidRPr="00F0401A">
        <w:rPr>
          <w:rFonts w:cs="Arial"/>
          <w:szCs w:val="22"/>
        </w:rPr>
        <w:t xml:space="preserve">he actual variation of a cell performance within a day is not available to study. The data received from EEA is aggregated and rolled out in daily level. </w:t>
      </w:r>
      <w:r w:rsidR="00D11B04" w:rsidRPr="00F0401A">
        <w:rPr>
          <w:rFonts w:cs="Arial"/>
          <w:szCs w:val="22"/>
        </w:rPr>
        <w:t xml:space="preserve">In the exploration, it is observed </w:t>
      </w:r>
      <w:r w:rsidR="00222950" w:rsidRPr="00F0401A">
        <w:rPr>
          <w:rFonts w:cs="Arial"/>
          <w:szCs w:val="22"/>
        </w:rPr>
        <w:t xml:space="preserve">that </w:t>
      </w:r>
      <w:r w:rsidR="00D11B04" w:rsidRPr="00F0401A">
        <w:rPr>
          <w:rFonts w:cs="Arial"/>
          <w:szCs w:val="22"/>
        </w:rPr>
        <w:t xml:space="preserve">few </w:t>
      </w:r>
      <w:r w:rsidR="00B3570C" w:rsidRPr="00F0401A">
        <w:rPr>
          <w:rFonts w:cs="Arial"/>
          <w:szCs w:val="22"/>
        </w:rPr>
        <w:t>days’ data are</w:t>
      </w:r>
      <w:r w:rsidR="00F8185C" w:rsidRPr="00F0401A">
        <w:rPr>
          <w:rFonts w:cs="Arial"/>
          <w:szCs w:val="22"/>
        </w:rPr>
        <w:t xml:space="preserve"> also</w:t>
      </w:r>
      <w:r w:rsidR="00D11B04" w:rsidRPr="00F0401A">
        <w:rPr>
          <w:rFonts w:cs="Arial"/>
          <w:szCs w:val="22"/>
        </w:rPr>
        <w:t xml:space="preserve"> missing across all the bands.</w:t>
      </w:r>
      <w:r w:rsidR="000F3643" w:rsidRPr="00F0401A">
        <w:rPr>
          <w:rFonts w:cs="Arial"/>
          <w:szCs w:val="22"/>
        </w:rPr>
        <w:t xml:space="preserve"> In the study</w:t>
      </w:r>
      <w:r w:rsidR="00222950" w:rsidRPr="00F0401A">
        <w:rPr>
          <w:rFonts w:cs="Arial"/>
          <w:szCs w:val="22"/>
        </w:rPr>
        <w:t>,</w:t>
      </w:r>
      <w:r w:rsidR="000F3643" w:rsidRPr="00F0401A">
        <w:rPr>
          <w:rFonts w:cs="Arial"/>
          <w:szCs w:val="22"/>
        </w:rPr>
        <w:t xml:space="preserve"> “band 0”</w:t>
      </w:r>
      <w:r w:rsidR="00D11B04" w:rsidRPr="00F0401A">
        <w:rPr>
          <w:rFonts w:cs="Arial"/>
          <w:szCs w:val="22"/>
        </w:rPr>
        <w:t xml:space="preserve"> </w:t>
      </w:r>
      <w:r w:rsidR="000F3643" w:rsidRPr="00F0401A">
        <w:rPr>
          <w:rFonts w:cs="Arial"/>
          <w:szCs w:val="22"/>
        </w:rPr>
        <w:t>and “band 1900_2” have been ignored considering those records were erroneous. In fact, for these two bands</w:t>
      </w:r>
      <w:r w:rsidR="00222950" w:rsidRPr="00F0401A">
        <w:rPr>
          <w:rFonts w:cs="Arial"/>
          <w:szCs w:val="22"/>
        </w:rPr>
        <w:t>,</w:t>
      </w:r>
      <w:r w:rsidR="00B3570C" w:rsidRPr="00F0401A">
        <w:rPr>
          <w:rFonts w:cs="Arial"/>
          <w:szCs w:val="22"/>
        </w:rPr>
        <w:t xml:space="preserve"> data are</w:t>
      </w:r>
      <w:r w:rsidR="000F3643" w:rsidRPr="00F0401A">
        <w:rPr>
          <w:rFonts w:cs="Arial"/>
          <w:szCs w:val="22"/>
        </w:rPr>
        <w:t xml:space="preserve"> not available for all the days within a month. </w:t>
      </w:r>
      <w:r w:rsidR="00D11B04" w:rsidRPr="00F0401A">
        <w:rPr>
          <w:rFonts w:cs="Arial"/>
          <w:szCs w:val="22"/>
        </w:rPr>
        <w:t>In the following table</w:t>
      </w:r>
      <w:r w:rsidR="00222950" w:rsidRPr="00F0401A">
        <w:rPr>
          <w:rFonts w:cs="Arial"/>
          <w:szCs w:val="22"/>
        </w:rPr>
        <w:t xml:space="preserve">, </w:t>
      </w:r>
      <w:r w:rsidR="00D11B04" w:rsidRPr="00F0401A">
        <w:rPr>
          <w:rFonts w:cs="Arial"/>
          <w:szCs w:val="22"/>
        </w:rPr>
        <w:t>we have summarized the days fo</w:t>
      </w:r>
      <w:r w:rsidR="00B3570C" w:rsidRPr="00F0401A">
        <w:rPr>
          <w:rFonts w:cs="Arial"/>
          <w:szCs w:val="22"/>
        </w:rPr>
        <w:t>r which the call incidences are</w:t>
      </w:r>
      <w:r w:rsidR="00D11B04" w:rsidRPr="00F0401A">
        <w:rPr>
          <w:rFonts w:cs="Arial"/>
          <w:szCs w:val="22"/>
        </w:rPr>
        <w:t xml:space="preserve"> missing in the data sets</w:t>
      </w:r>
      <w:r w:rsidR="000F3643" w:rsidRPr="00F0401A">
        <w:rPr>
          <w:rFonts w:cs="Arial"/>
          <w:szCs w:val="22"/>
        </w:rPr>
        <w:t xml:space="preserve"> across</w:t>
      </w:r>
      <w:r w:rsidR="00B3570C" w:rsidRPr="00F0401A">
        <w:rPr>
          <w:rFonts w:cs="Arial"/>
          <w:szCs w:val="22"/>
        </w:rPr>
        <w:t xml:space="preserve"> the months and bands</w:t>
      </w:r>
      <w:r w:rsidR="00D11B04" w:rsidRPr="00F0401A">
        <w:rPr>
          <w:rFonts w:cs="Arial"/>
          <w:szCs w:val="22"/>
        </w:rPr>
        <w:t>. For example, in the month of Jan 2019, data set named as “</w:t>
      </w:r>
      <w:r w:rsidR="00D11B04" w:rsidRPr="00F0401A">
        <w:rPr>
          <w:rFonts w:cs="Arial"/>
          <w:color w:val="000000"/>
          <w:szCs w:val="22"/>
        </w:rPr>
        <w:t>incidents_IncidentId_Jan2019”</w:t>
      </w:r>
      <w:r w:rsidR="00D11B04" w:rsidRPr="00F0401A">
        <w:rPr>
          <w:rFonts w:cs="Arial"/>
          <w:szCs w:val="22"/>
        </w:rPr>
        <w:t xml:space="preserve"> 5 days (17</w:t>
      </w:r>
      <w:r w:rsidR="00D11B04" w:rsidRPr="00F0401A">
        <w:rPr>
          <w:rFonts w:cs="Arial"/>
          <w:szCs w:val="22"/>
          <w:vertAlign w:val="superscript"/>
        </w:rPr>
        <w:t>th</w:t>
      </w:r>
      <w:r w:rsidR="00D11B04" w:rsidRPr="00F0401A">
        <w:rPr>
          <w:rFonts w:cs="Arial"/>
          <w:szCs w:val="22"/>
        </w:rPr>
        <w:t xml:space="preserve"> Jan to 22</w:t>
      </w:r>
      <w:r w:rsidR="00D11B04" w:rsidRPr="00F0401A">
        <w:rPr>
          <w:rFonts w:cs="Arial"/>
          <w:szCs w:val="22"/>
          <w:vertAlign w:val="superscript"/>
        </w:rPr>
        <w:t>nd</w:t>
      </w:r>
      <w:r w:rsidR="00B3570C" w:rsidRPr="00F0401A">
        <w:rPr>
          <w:rFonts w:cs="Arial"/>
          <w:szCs w:val="22"/>
        </w:rPr>
        <w:t xml:space="preserve"> Jan) data are</w:t>
      </w:r>
      <w:r w:rsidR="00D11B04" w:rsidRPr="00F0401A">
        <w:rPr>
          <w:rFonts w:cs="Arial"/>
          <w:szCs w:val="22"/>
        </w:rPr>
        <w:t xml:space="preserve"> missing</w:t>
      </w:r>
      <w:r w:rsidR="000F3643" w:rsidRPr="00F0401A">
        <w:rPr>
          <w:rFonts w:cs="Arial"/>
          <w:szCs w:val="22"/>
        </w:rPr>
        <w:t xml:space="preserve"> across all the bands</w:t>
      </w:r>
      <w:r w:rsidR="00D11B04" w:rsidRPr="00F0401A">
        <w:rPr>
          <w:rFonts w:cs="Arial"/>
          <w:szCs w:val="22"/>
        </w:rPr>
        <w:t>.</w:t>
      </w:r>
      <w:r w:rsidRPr="00F0401A">
        <w:rPr>
          <w:rFonts w:cs="Arial"/>
          <w:szCs w:val="22"/>
        </w:rPr>
        <w:t xml:space="preserve"> </w:t>
      </w:r>
      <w:r w:rsidR="00D11B04" w:rsidRPr="00F0401A">
        <w:rPr>
          <w:rFonts w:cs="Arial"/>
          <w:szCs w:val="22"/>
        </w:rPr>
        <w:t xml:space="preserve"> </w:t>
      </w:r>
      <w:r w:rsidRPr="00F0401A">
        <w:rPr>
          <w:rFonts w:cs="Arial"/>
          <w:szCs w:val="22"/>
        </w:rPr>
        <w:t>Consequently, the number of records also varies across the months. The</w:t>
      </w:r>
      <w:r w:rsidR="007054C3">
        <w:rPr>
          <w:rFonts w:cs="Arial"/>
          <w:szCs w:val="22"/>
        </w:rPr>
        <w:t xml:space="preserve"> summary of the</w:t>
      </w:r>
      <w:r w:rsidRPr="00F0401A">
        <w:rPr>
          <w:rFonts w:cs="Arial"/>
          <w:szCs w:val="22"/>
        </w:rPr>
        <w:t xml:space="preserve"> number of records that were present across all the months</w:t>
      </w:r>
      <w:r w:rsidR="007054C3">
        <w:rPr>
          <w:rFonts w:cs="Arial"/>
          <w:szCs w:val="22"/>
        </w:rPr>
        <w:t xml:space="preserve"> are presented in the Appendix</w:t>
      </w:r>
      <w:r w:rsidR="00222950" w:rsidRPr="00F0401A">
        <w:rPr>
          <w:rFonts w:cs="Arial"/>
          <w:szCs w:val="22"/>
        </w:rPr>
        <w:t>.</w:t>
      </w:r>
      <w:r w:rsidRPr="00F0401A">
        <w:rPr>
          <w:rFonts w:cs="Arial"/>
          <w:szCs w:val="22"/>
        </w:rPr>
        <w:t xml:space="preserve">  </w:t>
      </w:r>
    </w:p>
    <w:p w14:paraId="59925F48" w14:textId="5C5633E4" w:rsidR="000F3643" w:rsidRPr="00F0401A" w:rsidRDefault="000F3643" w:rsidP="000F3643">
      <w:pPr>
        <w:pStyle w:val="BodyText"/>
        <w:rPr>
          <w:rFonts w:cs="Arial"/>
          <w:szCs w:val="22"/>
        </w:rPr>
      </w:pPr>
      <w:r w:rsidRPr="00F0401A">
        <w:rPr>
          <w:rFonts w:cs="Arial"/>
          <w:szCs w:val="22"/>
        </w:rPr>
        <w:t>The reason behind t</w:t>
      </w:r>
      <w:r w:rsidR="00B3570C" w:rsidRPr="00F0401A">
        <w:rPr>
          <w:rFonts w:cs="Arial"/>
          <w:szCs w:val="22"/>
        </w:rPr>
        <w:t>he missing data for few days is</w:t>
      </w:r>
      <w:r w:rsidRPr="00F0401A">
        <w:rPr>
          <w:rFonts w:cs="Arial"/>
          <w:szCs w:val="22"/>
        </w:rPr>
        <w:t xml:space="preserve"> possibly data was not e</w:t>
      </w:r>
      <w:r w:rsidR="00B3570C" w:rsidRPr="00F0401A">
        <w:rPr>
          <w:rFonts w:cs="Arial"/>
          <w:szCs w:val="22"/>
        </w:rPr>
        <w:t>xtracted from EEA in those</w:t>
      </w:r>
      <w:r w:rsidRPr="00F0401A">
        <w:rPr>
          <w:rFonts w:cs="Arial"/>
          <w:szCs w:val="22"/>
        </w:rPr>
        <w:t xml:space="preserve"> days. In the practical scenario when the model would go into the production system, it is expected that data would be available for all the days within a month</w:t>
      </w:r>
      <w:r w:rsidR="00B3570C" w:rsidRPr="00F0401A">
        <w:rPr>
          <w:rFonts w:cs="Arial"/>
          <w:szCs w:val="22"/>
        </w:rPr>
        <w:t xml:space="preserve"> and</w:t>
      </w:r>
      <w:r w:rsidRPr="00F0401A">
        <w:rPr>
          <w:rFonts w:cs="Arial"/>
          <w:szCs w:val="22"/>
        </w:rPr>
        <w:t xml:space="preserve"> the ranking of a cell in a day would not be affected due to historical missing days of data. </w:t>
      </w:r>
    </w:p>
    <w:p w14:paraId="2736686D" w14:textId="5D38A0A6" w:rsidR="000F3643" w:rsidRPr="00F0401A" w:rsidRDefault="00945EAB" w:rsidP="00945EAB">
      <w:pPr>
        <w:pStyle w:val="Heading3"/>
        <w:rPr>
          <w:rFonts w:cs="Arial"/>
          <w:szCs w:val="22"/>
        </w:rPr>
      </w:pPr>
      <w:bookmarkStart w:id="20" w:name="_Toc526942335"/>
      <w:bookmarkStart w:id="21" w:name="_Toc527017107"/>
      <w:bookmarkStart w:id="22" w:name="_Toc527017137"/>
      <w:bookmarkStart w:id="23" w:name="_Toc527017158"/>
      <w:bookmarkStart w:id="24" w:name="_Toc10641074"/>
      <w:r w:rsidRPr="00F0401A">
        <w:rPr>
          <w:rFonts w:cs="Arial"/>
          <w:szCs w:val="22"/>
        </w:rPr>
        <w:lastRenderedPageBreak/>
        <w:t>C</w:t>
      </w:r>
      <w:bookmarkEnd w:id="20"/>
      <w:bookmarkEnd w:id="21"/>
      <w:bookmarkEnd w:id="22"/>
      <w:bookmarkEnd w:id="23"/>
      <w:r w:rsidR="000F3643" w:rsidRPr="00F0401A">
        <w:rPr>
          <w:rFonts w:cs="Arial"/>
          <w:szCs w:val="22"/>
        </w:rPr>
        <w:t>orrelation A</w:t>
      </w:r>
      <w:r w:rsidR="00DC5DA7" w:rsidRPr="00F0401A">
        <w:rPr>
          <w:rFonts w:cs="Arial"/>
          <w:szCs w:val="22"/>
        </w:rPr>
        <w:t>nalysis:</w:t>
      </w:r>
      <w:bookmarkEnd w:id="24"/>
    </w:p>
    <w:p w14:paraId="6077FAF6" w14:textId="38B93519" w:rsidR="00E81807" w:rsidRPr="00F0401A" w:rsidRDefault="000457F9" w:rsidP="00E81807">
      <w:pPr>
        <w:pStyle w:val="BodyText"/>
        <w:rPr>
          <w:rFonts w:cs="Arial"/>
          <w:szCs w:val="22"/>
        </w:rPr>
      </w:pPr>
      <w:r w:rsidRPr="00F0401A">
        <w:rPr>
          <w:rFonts w:cs="Arial"/>
          <w:szCs w:val="22"/>
        </w:rPr>
        <w:t>Each cell is functioning under a bandwidth. The values of all the call incidence parameters are not likely to be very much isolated</w:t>
      </w:r>
      <w:r w:rsidR="00900C89" w:rsidRPr="00F0401A">
        <w:rPr>
          <w:rFonts w:cs="Arial"/>
          <w:szCs w:val="22"/>
        </w:rPr>
        <w:t>,</w:t>
      </w:r>
      <w:r w:rsidRPr="00F0401A">
        <w:rPr>
          <w:rFonts w:cs="Arial"/>
          <w:szCs w:val="22"/>
        </w:rPr>
        <w:t xml:space="preserve"> rather they do occur simultaneously.  To validate the hypothesis, we study the correlation coefficient of all the</w:t>
      </w:r>
      <w:r w:rsidR="00B3570C" w:rsidRPr="00F0401A">
        <w:rPr>
          <w:rFonts w:cs="Arial"/>
          <w:szCs w:val="22"/>
        </w:rPr>
        <w:t xml:space="preserve"> call</w:t>
      </w:r>
      <w:r w:rsidRPr="00F0401A">
        <w:rPr>
          <w:rFonts w:cs="Arial"/>
          <w:szCs w:val="22"/>
        </w:rPr>
        <w:t xml:space="preserve"> incidence parameters. The correlation matrix is derived by considering all the bands together and</w:t>
      </w:r>
      <w:r w:rsidR="00B3570C" w:rsidRPr="00F0401A">
        <w:rPr>
          <w:rFonts w:cs="Arial"/>
          <w:szCs w:val="22"/>
        </w:rPr>
        <w:t xml:space="preserve"> separately across all the bands</w:t>
      </w:r>
      <w:r w:rsidRPr="00F0401A">
        <w:rPr>
          <w:rFonts w:cs="Arial"/>
          <w:szCs w:val="22"/>
        </w:rPr>
        <w:t xml:space="preserve">.   </w:t>
      </w:r>
    </w:p>
    <w:p w14:paraId="604E82C7" w14:textId="5687C20C" w:rsidR="00A93C07" w:rsidRPr="00F0401A" w:rsidRDefault="006F69F9" w:rsidP="00A93C07">
      <w:pPr>
        <w:pStyle w:val="BodyText"/>
        <w:rPr>
          <w:rFonts w:cs="Arial"/>
          <w:szCs w:val="22"/>
        </w:rPr>
      </w:pPr>
      <w:r w:rsidRPr="00F0401A">
        <w:rPr>
          <w:rFonts w:cs="Arial"/>
          <w:szCs w:val="22"/>
        </w:rPr>
        <w:t>In the study</w:t>
      </w:r>
      <w:r w:rsidR="007043DA" w:rsidRPr="00F0401A">
        <w:rPr>
          <w:rFonts w:cs="Arial"/>
          <w:szCs w:val="22"/>
        </w:rPr>
        <w:t>,</w:t>
      </w:r>
      <w:r w:rsidRPr="00F0401A">
        <w:rPr>
          <w:rFonts w:cs="Arial"/>
          <w:szCs w:val="22"/>
        </w:rPr>
        <w:t xml:space="preserve"> it is observed that there is significant correlation among the various cal</w:t>
      </w:r>
      <w:r w:rsidR="00B3570C" w:rsidRPr="00F0401A">
        <w:rPr>
          <w:rFonts w:cs="Arial"/>
          <w:szCs w:val="22"/>
        </w:rPr>
        <w:t>l incidence parameters. In the following figures,</w:t>
      </w:r>
      <w:r w:rsidRPr="00F0401A">
        <w:rPr>
          <w:rFonts w:cs="Arial"/>
          <w:szCs w:val="22"/>
        </w:rPr>
        <w:t xml:space="preserve"> the month wise correlation among all the variables</w:t>
      </w:r>
      <w:r w:rsidR="00BB4277" w:rsidRPr="00F0401A">
        <w:rPr>
          <w:rFonts w:cs="Arial"/>
          <w:szCs w:val="22"/>
        </w:rPr>
        <w:t xml:space="preserve"> across the three bands (2100, 700 </w:t>
      </w:r>
      <w:r w:rsidR="00B3570C" w:rsidRPr="00F0401A">
        <w:rPr>
          <w:rFonts w:cs="Arial"/>
          <w:szCs w:val="22"/>
        </w:rPr>
        <w:t>and 1900) are depicted.</w:t>
      </w:r>
      <w:r w:rsidR="00BB4277" w:rsidRPr="00F0401A">
        <w:rPr>
          <w:rFonts w:cs="Arial"/>
          <w:szCs w:val="22"/>
        </w:rPr>
        <w:t xml:space="preserve">  </w:t>
      </w:r>
      <w:r w:rsidRPr="00F0401A">
        <w:rPr>
          <w:rFonts w:cs="Arial"/>
          <w:szCs w:val="22"/>
        </w:rPr>
        <w:t xml:space="preserve"> </w:t>
      </w:r>
    </w:p>
    <w:p w14:paraId="48387D60" w14:textId="77777777" w:rsidR="00A93C07" w:rsidRPr="00F0401A" w:rsidRDefault="00A93C07" w:rsidP="00A93C07">
      <w:pPr>
        <w:pStyle w:val="BodyText"/>
        <w:rPr>
          <w:rFonts w:cs="Arial"/>
          <w:szCs w:val="22"/>
        </w:rPr>
      </w:pPr>
    </w:p>
    <w:p w14:paraId="62846F18" w14:textId="77777777" w:rsidR="00BB4277" w:rsidRPr="00F0401A" w:rsidRDefault="004D0599" w:rsidP="00BB4277">
      <w:pPr>
        <w:pStyle w:val="BodyText"/>
        <w:keepNext/>
        <w:tabs>
          <w:tab w:val="clear" w:pos="1247"/>
        </w:tabs>
        <w:rPr>
          <w:rFonts w:cs="Arial"/>
          <w:szCs w:val="22"/>
        </w:rPr>
      </w:pPr>
      <w:r w:rsidRPr="00F0401A">
        <w:rPr>
          <w:rFonts w:cs="Arial"/>
          <w:noProof/>
          <w:szCs w:val="22"/>
        </w:rPr>
        <w:drawing>
          <wp:inline distT="0" distB="0" distL="0" distR="0" wp14:anchorId="55EF08CB" wp14:editId="7A035D3F">
            <wp:extent cx="6103917" cy="4476573"/>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258" cy="4540629"/>
                    </a:xfrm>
                    <a:prstGeom prst="rect">
                      <a:avLst/>
                    </a:prstGeom>
                    <a:noFill/>
                    <a:ln>
                      <a:noFill/>
                    </a:ln>
                  </pic:spPr>
                </pic:pic>
              </a:graphicData>
            </a:graphic>
          </wp:inline>
        </w:drawing>
      </w:r>
    </w:p>
    <w:p w14:paraId="5FFCAD2A" w14:textId="14645D9E" w:rsidR="00D954C5" w:rsidRPr="00F0401A" w:rsidRDefault="00B3570C" w:rsidP="00BB4277">
      <w:pPr>
        <w:pStyle w:val="Caption"/>
        <w:rPr>
          <w:rFonts w:cs="Arial"/>
          <w:sz w:val="22"/>
          <w:szCs w:val="22"/>
        </w:rPr>
      </w:pPr>
      <w:r w:rsidRPr="00F0401A">
        <w:rPr>
          <w:rFonts w:cs="Arial"/>
          <w:sz w:val="22"/>
          <w:szCs w:val="22"/>
        </w:rPr>
        <w:t xml:space="preserve">                  </w:t>
      </w:r>
      <w:r w:rsidR="00BB4277" w:rsidRPr="00F0401A">
        <w:rPr>
          <w:rFonts w:cs="Arial"/>
          <w:sz w:val="22"/>
          <w:szCs w:val="22"/>
        </w:rPr>
        <w:t xml:space="preserve">Figure </w:t>
      </w:r>
      <w:r w:rsidR="00712F6B" w:rsidRPr="00F0401A">
        <w:rPr>
          <w:rFonts w:cs="Arial"/>
          <w:sz w:val="22"/>
          <w:szCs w:val="22"/>
        </w:rPr>
        <w:fldChar w:fldCharType="begin"/>
      </w:r>
      <w:r w:rsidR="00712F6B" w:rsidRPr="00F0401A">
        <w:rPr>
          <w:rFonts w:cs="Arial"/>
          <w:sz w:val="22"/>
          <w:szCs w:val="22"/>
        </w:rPr>
        <w:instrText xml:space="preserve"> SEQ Figure \* ARABIC </w:instrText>
      </w:r>
      <w:r w:rsidR="00712F6B" w:rsidRPr="00F0401A">
        <w:rPr>
          <w:rFonts w:cs="Arial"/>
          <w:sz w:val="22"/>
          <w:szCs w:val="22"/>
        </w:rPr>
        <w:fldChar w:fldCharType="separate"/>
      </w:r>
      <w:r w:rsidR="00B27E0A">
        <w:rPr>
          <w:rFonts w:cs="Arial"/>
          <w:noProof/>
          <w:sz w:val="22"/>
          <w:szCs w:val="22"/>
        </w:rPr>
        <w:t>1</w:t>
      </w:r>
      <w:r w:rsidR="00712F6B" w:rsidRPr="00F0401A">
        <w:rPr>
          <w:rFonts w:cs="Arial"/>
          <w:noProof/>
          <w:sz w:val="22"/>
          <w:szCs w:val="22"/>
        </w:rPr>
        <w:fldChar w:fldCharType="end"/>
      </w:r>
      <w:r w:rsidR="00BB4277" w:rsidRPr="00F0401A">
        <w:rPr>
          <w:rFonts w:cs="Arial"/>
          <w:sz w:val="22"/>
          <w:szCs w:val="22"/>
        </w:rPr>
        <w:t>: Correlation matrix for all the bands together in Aug</w:t>
      </w:r>
      <w:r w:rsidRPr="00F0401A">
        <w:rPr>
          <w:rFonts w:cs="Arial"/>
          <w:sz w:val="22"/>
          <w:szCs w:val="22"/>
        </w:rPr>
        <w:t>ust</w:t>
      </w:r>
      <w:r w:rsidR="00BB4277" w:rsidRPr="00F0401A">
        <w:rPr>
          <w:rFonts w:cs="Arial"/>
          <w:sz w:val="22"/>
          <w:szCs w:val="22"/>
        </w:rPr>
        <w:t xml:space="preserve"> 2018</w:t>
      </w:r>
    </w:p>
    <w:p w14:paraId="763FFFD2" w14:textId="1F201151" w:rsidR="001D7A1D" w:rsidRPr="00F0401A" w:rsidRDefault="00E81807" w:rsidP="001D7A1D">
      <w:pPr>
        <w:pStyle w:val="BodyText"/>
        <w:rPr>
          <w:rFonts w:cs="Arial"/>
          <w:szCs w:val="22"/>
        </w:rPr>
      </w:pPr>
      <w:r w:rsidRPr="00F0401A">
        <w:rPr>
          <w:rFonts w:cs="Arial"/>
          <w:szCs w:val="22"/>
        </w:rPr>
        <w:lastRenderedPageBreak/>
        <w:t>Considering all the bands together, we observed that call incidence parameter “DROP_SERVICE_TERMINATE_VOLTE_IMS” d</w:t>
      </w:r>
      <w:r w:rsidR="00414168" w:rsidRPr="00F0401A">
        <w:rPr>
          <w:rFonts w:cs="Arial"/>
          <w:szCs w:val="22"/>
        </w:rPr>
        <w:t>oes</w:t>
      </w:r>
      <w:r w:rsidRPr="00F0401A">
        <w:rPr>
          <w:rFonts w:cs="Arial"/>
          <w:szCs w:val="22"/>
        </w:rPr>
        <w:t xml:space="preserve"> not have any significant correlation with other parameters. This is to mention that correlations above 0.80 are colored with deep green</w:t>
      </w:r>
      <w:r w:rsidR="00414168" w:rsidRPr="00F0401A">
        <w:rPr>
          <w:rFonts w:cs="Arial"/>
          <w:szCs w:val="22"/>
        </w:rPr>
        <w:t>;</w:t>
      </w:r>
      <w:r w:rsidRPr="00F0401A">
        <w:rPr>
          <w:rFonts w:cs="Arial"/>
          <w:szCs w:val="22"/>
        </w:rPr>
        <w:t xml:space="preserve"> correlations between 0.40 to 0.80 are colored with light green</w:t>
      </w:r>
      <w:r w:rsidR="00414168" w:rsidRPr="00F0401A">
        <w:rPr>
          <w:rFonts w:cs="Arial"/>
          <w:szCs w:val="22"/>
        </w:rPr>
        <w:t>;</w:t>
      </w:r>
      <w:r w:rsidRPr="00F0401A">
        <w:rPr>
          <w:rFonts w:cs="Arial"/>
          <w:szCs w:val="22"/>
        </w:rPr>
        <w:t xml:space="preserve"> and correlations below 0.40 are left with no color. </w:t>
      </w:r>
      <w:r w:rsidR="000457F9" w:rsidRPr="00F0401A">
        <w:rPr>
          <w:rFonts w:cs="Arial"/>
          <w:szCs w:val="22"/>
        </w:rPr>
        <w:t>In the above table</w:t>
      </w:r>
      <w:r w:rsidR="002B56D3" w:rsidRPr="00F0401A">
        <w:rPr>
          <w:rFonts w:cs="Arial"/>
          <w:szCs w:val="22"/>
        </w:rPr>
        <w:t>,</w:t>
      </w:r>
      <w:r w:rsidR="000457F9" w:rsidRPr="00F0401A">
        <w:rPr>
          <w:rFonts w:cs="Arial"/>
          <w:szCs w:val="22"/>
        </w:rPr>
        <w:t xml:space="preserve"> correlation coefficients of all the call incidence parameters are described</w:t>
      </w:r>
      <w:r w:rsidR="00D0238B" w:rsidRPr="00F0401A">
        <w:rPr>
          <w:rFonts w:cs="Arial"/>
          <w:szCs w:val="22"/>
        </w:rPr>
        <w:t xml:space="preserve"> by considering all the bands together for the month of August 2018. The values of all the parameters (muting, garbling, soft drop etc.) are summed up for a month in each cell level and then the correlation numbers are derived. By this process of data role up</w:t>
      </w:r>
      <w:r w:rsidR="002B56D3" w:rsidRPr="00F0401A">
        <w:rPr>
          <w:rFonts w:cs="Arial"/>
          <w:szCs w:val="22"/>
        </w:rPr>
        <w:t>,</w:t>
      </w:r>
      <w:r w:rsidR="00D0238B" w:rsidRPr="00F0401A">
        <w:rPr>
          <w:rFonts w:cs="Arial"/>
          <w:szCs w:val="22"/>
        </w:rPr>
        <w:t xml:space="preserve"> each cell</w:t>
      </w:r>
      <w:r w:rsidR="00BB0828" w:rsidRPr="00F0401A">
        <w:rPr>
          <w:rFonts w:cs="Arial"/>
          <w:szCs w:val="22"/>
        </w:rPr>
        <w:t xml:space="preserve"> has monthly aggregated value for all</w:t>
      </w:r>
      <w:r w:rsidR="00D0238B" w:rsidRPr="00F0401A">
        <w:rPr>
          <w:rFonts w:cs="Arial"/>
          <w:szCs w:val="22"/>
        </w:rPr>
        <w:t xml:space="preserve"> call incidence parameter</w:t>
      </w:r>
      <w:r w:rsidR="00BB0828" w:rsidRPr="00F0401A">
        <w:rPr>
          <w:rFonts w:cs="Arial"/>
          <w:szCs w:val="22"/>
        </w:rPr>
        <w:t>s</w:t>
      </w:r>
      <w:r w:rsidR="00D0238B" w:rsidRPr="00F0401A">
        <w:rPr>
          <w:rFonts w:cs="Arial"/>
          <w:szCs w:val="22"/>
        </w:rPr>
        <w:t xml:space="preserve">. </w:t>
      </w:r>
      <w:r w:rsidR="001D7A1D" w:rsidRPr="00F0401A">
        <w:rPr>
          <w:rFonts w:cs="Arial"/>
          <w:szCs w:val="22"/>
        </w:rPr>
        <w:t xml:space="preserve">The detailed correlation coefficient numbers of all the other months along with the month of August 2018 are described in the embedded excel sheet attached in the appendix section.  </w:t>
      </w:r>
    </w:p>
    <w:p w14:paraId="3ACD15DB" w14:textId="27749CF5" w:rsidR="00A93C07" w:rsidRPr="00F0401A" w:rsidRDefault="000457F9" w:rsidP="00D954C5">
      <w:pPr>
        <w:pStyle w:val="BodyText"/>
        <w:rPr>
          <w:rFonts w:cs="Arial"/>
          <w:szCs w:val="22"/>
        </w:rPr>
      </w:pPr>
      <w:r w:rsidRPr="00F0401A">
        <w:rPr>
          <w:rFonts w:cs="Arial"/>
          <w:szCs w:val="22"/>
        </w:rPr>
        <w:t xml:space="preserve"> </w:t>
      </w:r>
      <w:r w:rsidR="00E81807" w:rsidRPr="00F0401A">
        <w:rPr>
          <w:rFonts w:cs="Arial"/>
          <w:szCs w:val="22"/>
        </w:rPr>
        <w:t xml:space="preserve">  </w:t>
      </w:r>
    </w:p>
    <w:p w14:paraId="2601B7F1" w14:textId="77777777" w:rsidR="00BB4277" w:rsidRPr="00F0401A" w:rsidRDefault="004D0599" w:rsidP="00BB4277">
      <w:pPr>
        <w:pStyle w:val="BodyText"/>
        <w:keepNext/>
        <w:rPr>
          <w:rFonts w:cs="Arial"/>
          <w:szCs w:val="22"/>
        </w:rPr>
      </w:pPr>
      <w:r w:rsidRPr="00F0401A">
        <w:rPr>
          <w:rFonts w:cs="Arial"/>
          <w:noProof/>
          <w:szCs w:val="22"/>
        </w:rPr>
        <w:drawing>
          <wp:inline distT="0" distB="0" distL="0" distR="0" wp14:anchorId="6288C1A4" wp14:editId="117183CE">
            <wp:extent cx="6242372" cy="3776353"/>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7062" cy="3815488"/>
                    </a:xfrm>
                    <a:prstGeom prst="rect">
                      <a:avLst/>
                    </a:prstGeom>
                    <a:noFill/>
                    <a:ln>
                      <a:noFill/>
                    </a:ln>
                  </pic:spPr>
                </pic:pic>
              </a:graphicData>
            </a:graphic>
          </wp:inline>
        </w:drawing>
      </w:r>
    </w:p>
    <w:p w14:paraId="4717BBEC" w14:textId="7D11A066" w:rsidR="00A93C07" w:rsidRPr="00F0401A" w:rsidRDefault="00BB4277" w:rsidP="00BB4277">
      <w:pPr>
        <w:pStyle w:val="Caption"/>
        <w:rPr>
          <w:rFonts w:cs="Arial"/>
          <w:sz w:val="22"/>
          <w:szCs w:val="22"/>
        </w:rPr>
      </w:pPr>
      <w:r w:rsidRPr="00F0401A">
        <w:rPr>
          <w:rFonts w:cs="Arial"/>
          <w:sz w:val="22"/>
          <w:szCs w:val="22"/>
        </w:rPr>
        <w:t xml:space="preserve">Figure </w:t>
      </w:r>
      <w:r w:rsidR="00712F6B" w:rsidRPr="00F0401A">
        <w:rPr>
          <w:rFonts w:cs="Arial"/>
          <w:sz w:val="22"/>
          <w:szCs w:val="22"/>
        </w:rPr>
        <w:fldChar w:fldCharType="begin"/>
      </w:r>
      <w:r w:rsidR="00712F6B" w:rsidRPr="00F0401A">
        <w:rPr>
          <w:rFonts w:cs="Arial"/>
          <w:sz w:val="22"/>
          <w:szCs w:val="22"/>
        </w:rPr>
        <w:instrText xml:space="preserve"> SEQ Figure \* ARABIC </w:instrText>
      </w:r>
      <w:r w:rsidR="00712F6B" w:rsidRPr="00F0401A">
        <w:rPr>
          <w:rFonts w:cs="Arial"/>
          <w:sz w:val="22"/>
          <w:szCs w:val="22"/>
        </w:rPr>
        <w:fldChar w:fldCharType="separate"/>
      </w:r>
      <w:r w:rsidR="00B27E0A">
        <w:rPr>
          <w:rFonts w:cs="Arial"/>
          <w:noProof/>
          <w:sz w:val="22"/>
          <w:szCs w:val="22"/>
        </w:rPr>
        <w:t>2</w:t>
      </w:r>
      <w:r w:rsidR="00712F6B" w:rsidRPr="00F0401A">
        <w:rPr>
          <w:rFonts w:cs="Arial"/>
          <w:noProof/>
          <w:sz w:val="22"/>
          <w:szCs w:val="22"/>
        </w:rPr>
        <w:fldChar w:fldCharType="end"/>
      </w:r>
      <w:r w:rsidRPr="00F0401A">
        <w:rPr>
          <w:rFonts w:cs="Arial"/>
          <w:sz w:val="22"/>
          <w:szCs w:val="22"/>
        </w:rPr>
        <w:t>: Correlation matrix of band 2100 cells for the month of Aug 2018</w:t>
      </w:r>
    </w:p>
    <w:p w14:paraId="07C23B08" w14:textId="702F5BB8" w:rsidR="00A93C07" w:rsidRPr="00F0401A" w:rsidRDefault="002B56D3" w:rsidP="00D954C5">
      <w:pPr>
        <w:pStyle w:val="BodyText"/>
        <w:rPr>
          <w:rFonts w:cs="Arial"/>
          <w:szCs w:val="22"/>
        </w:rPr>
      </w:pPr>
      <w:r w:rsidRPr="00F0401A">
        <w:rPr>
          <w:rFonts w:cs="Arial"/>
          <w:szCs w:val="22"/>
        </w:rPr>
        <w:t>I</w:t>
      </w:r>
      <w:r w:rsidR="00D0238B" w:rsidRPr="00F0401A">
        <w:rPr>
          <w:rFonts w:cs="Arial"/>
          <w:szCs w:val="22"/>
        </w:rPr>
        <w:t>n the table above</w:t>
      </w:r>
      <w:r w:rsidRPr="00F0401A">
        <w:rPr>
          <w:rFonts w:cs="Arial"/>
          <w:szCs w:val="22"/>
        </w:rPr>
        <w:t>,</w:t>
      </w:r>
      <w:r w:rsidR="00D0238B" w:rsidRPr="00F0401A">
        <w:rPr>
          <w:rFonts w:cs="Arial"/>
          <w:szCs w:val="22"/>
        </w:rPr>
        <w:t xml:space="preserve"> we </w:t>
      </w:r>
      <w:r w:rsidRPr="00F0401A">
        <w:rPr>
          <w:rFonts w:cs="Arial"/>
          <w:szCs w:val="22"/>
        </w:rPr>
        <w:t xml:space="preserve">have </w:t>
      </w:r>
      <w:r w:rsidR="00D0238B" w:rsidRPr="00F0401A">
        <w:rPr>
          <w:rFonts w:cs="Arial"/>
          <w:szCs w:val="22"/>
        </w:rPr>
        <w:t>described the similar correlation numbers for the cells functioning under band 2100. These numbers are also derived for the month of Aug 2100.</w:t>
      </w:r>
      <w:r w:rsidR="001D7A1D" w:rsidRPr="00F0401A">
        <w:rPr>
          <w:rFonts w:cs="Arial"/>
          <w:szCs w:val="22"/>
        </w:rPr>
        <w:t xml:space="preserve"> We observe the similar fact that “DROP_TERMINATE_VOLTE_IMS” do</w:t>
      </w:r>
      <w:r w:rsidR="00904576" w:rsidRPr="00F0401A">
        <w:rPr>
          <w:rFonts w:cs="Arial"/>
          <w:szCs w:val="22"/>
        </w:rPr>
        <w:t>es</w:t>
      </w:r>
      <w:r w:rsidR="001D7A1D" w:rsidRPr="00F0401A">
        <w:rPr>
          <w:rFonts w:cs="Arial"/>
          <w:szCs w:val="22"/>
        </w:rPr>
        <w:t xml:space="preserve"> not have much correlation with other call incidence parameters.</w:t>
      </w:r>
      <w:r w:rsidR="00BB0828" w:rsidRPr="00F0401A">
        <w:rPr>
          <w:rFonts w:cs="Arial"/>
          <w:szCs w:val="22"/>
        </w:rPr>
        <w:t xml:space="preserve"> Similar behavior is observed for all the other bands also.</w:t>
      </w:r>
      <w:r w:rsidR="00D0238B" w:rsidRPr="00F0401A">
        <w:rPr>
          <w:rFonts w:cs="Arial"/>
          <w:szCs w:val="22"/>
        </w:rPr>
        <w:t xml:space="preserve"> </w:t>
      </w:r>
      <w:r w:rsidR="001D7A1D" w:rsidRPr="00F0401A">
        <w:rPr>
          <w:rFonts w:cs="Arial"/>
          <w:szCs w:val="22"/>
        </w:rPr>
        <w:t xml:space="preserve">The color coding carries the same meaning as described. The detailed correlation coefficient numbers of all the other months along with the month of August 2018 are described in the embedded excel sheet attached in the appendix section.  </w:t>
      </w:r>
    </w:p>
    <w:p w14:paraId="2353F189" w14:textId="1519B3A4" w:rsidR="00A93C07" w:rsidRPr="00F0401A" w:rsidRDefault="00A93C07" w:rsidP="00D954C5">
      <w:pPr>
        <w:pStyle w:val="BodyText"/>
        <w:rPr>
          <w:rFonts w:cs="Arial"/>
          <w:szCs w:val="22"/>
        </w:rPr>
      </w:pPr>
    </w:p>
    <w:p w14:paraId="71CA42B7" w14:textId="77777777" w:rsidR="00BB4277" w:rsidRPr="00F0401A" w:rsidRDefault="004D0599" w:rsidP="00BB4277">
      <w:pPr>
        <w:pStyle w:val="BodyText"/>
        <w:keepNext/>
        <w:rPr>
          <w:rFonts w:cs="Arial"/>
          <w:szCs w:val="22"/>
        </w:rPr>
      </w:pPr>
      <w:r w:rsidRPr="00F0401A">
        <w:rPr>
          <w:rFonts w:cs="Arial"/>
          <w:noProof/>
          <w:szCs w:val="22"/>
        </w:rPr>
        <w:drawing>
          <wp:inline distT="0" distB="0" distL="0" distR="0" wp14:anchorId="3922DAE4" wp14:editId="0BAF3820">
            <wp:extent cx="6112625" cy="434636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0408" cy="4359013"/>
                    </a:xfrm>
                    <a:prstGeom prst="rect">
                      <a:avLst/>
                    </a:prstGeom>
                    <a:noFill/>
                    <a:ln>
                      <a:noFill/>
                    </a:ln>
                  </pic:spPr>
                </pic:pic>
              </a:graphicData>
            </a:graphic>
          </wp:inline>
        </w:drawing>
      </w:r>
    </w:p>
    <w:p w14:paraId="160D62E3" w14:textId="34E24571" w:rsidR="004D0599" w:rsidRPr="00F0401A" w:rsidRDefault="00BE4C4E" w:rsidP="00BB4277">
      <w:pPr>
        <w:pStyle w:val="Caption"/>
        <w:rPr>
          <w:rFonts w:cs="Arial"/>
          <w:sz w:val="22"/>
          <w:szCs w:val="22"/>
        </w:rPr>
      </w:pPr>
      <w:r w:rsidRPr="00F0401A">
        <w:rPr>
          <w:rFonts w:cs="Arial"/>
          <w:sz w:val="22"/>
          <w:szCs w:val="22"/>
        </w:rPr>
        <w:t xml:space="preserve">                         </w:t>
      </w:r>
      <w:r w:rsidR="00BB4277" w:rsidRPr="00F0401A">
        <w:rPr>
          <w:rFonts w:cs="Arial"/>
          <w:sz w:val="22"/>
          <w:szCs w:val="22"/>
        </w:rPr>
        <w:t xml:space="preserve">Figure </w:t>
      </w:r>
      <w:r w:rsidR="00712F6B" w:rsidRPr="00F0401A">
        <w:rPr>
          <w:rFonts w:cs="Arial"/>
          <w:sz w:val="22"/>
          <w:szCs w:val="22"/>
        </w:rPr>
        <w:fldChar w:fldCharType="begin"/>
      </w:r>
      <w:r w:rsidR="00712F6B" w:rsidRPr="00F0401A">
        <w:rPr>
          <w:rFonts w:cs="Arial"/>
          <w:sz w:val="22"/>
          <w:szCs w:val="22"/>
        </w:rPr>
        <w:instrText xml:space="preserve"> SEQ Figure \* ARABIC </w:instrText>
      </w:r>
      <w:r w:rsidR="00712F6B" w:rsidRPr="00F0401A">
        <w:rPr>
          <w:rFonts w:cs="Arial"/>
          <w:sz w:val="22"/>
          <w:szCs w:val="22"/>
        </w:rPr>
        <w:fldChar w:fldCharType="separate"/>
      </w:r>
      <w:r w:rsidR="00B27E0A">
        <w:rPr>
          <w:rFonts w:cs="Arial"/>
          <w:noProof/>
          <w:sz w:val="22"/>
          <w:szCs w:val="22"/>
        </w:rPr>
        <w:t>3</w:t>
      </w:r>
      <w:r w:rsidR="00712F6B" w:rsidRPr="00F0401A">
        <w:rPr>
          <w:rFonts w:cs="Arial"/>
          <w:noProof/>
          <w:sz w:val="22"/>
          <w:szCs w:val="22"/>
        </w:rPr>
        <w:fldChar w:fldCharType="end"/>
      </w:r>
      <w:r w:rsidR="00BB4277" w:rsidRPr="00F0401A">
        <w:rPr>
          <w:rFonts w:cs="Arial"/>
          <w:sz w:val="22"/>
          <w:szCs w:val="22"/>
        </w:rPr>
        <w:t>: correlation matrix of band 1900 cells for the month of Aug 2018</w:t>
      </w:r>
    </w:p>
    <w:p w14:paraId="0B2885AF" w14:textId="7F048E04" w:rsidR="001D7A1D" w:rsidRPr="00F0401A" w:rsidRDefault="001D7A1D" w:rsidP="001D7A1D">
      <w:pPr>
        <w:rPr>
          <w:rFonts w:cs="Arial"/>
          <w:szCs w:val="22"/>
          <w:lang w:val="en-US"/>
        </w:rPr>
      </w:pPr>
    </w:p>
    <w:p w14:paraId="2E23515C" w14:textId="1426E52B" w:rsidR="001D7A1D" w:rsidRPr="00F0401A" w:rsidRDefault="001D7A1D" w:rsidP="001D7A1D">
      <w:pPr>
        <w:pStyle w:val="BodyText"/>
        <w:rPr>
          <w:rFonts w:cs="Arial"/>
          <w:szCs w:val="22"/>
        </w:rPr>
      </w:pPr>
    </w:p>
    <w:p w14:paraId="6CC923D0" w14:textId="77777777" w:rsidR="001D7A1D" w:rsidRPr="00F0401A" w:rsidRDefault="001D7A1D" w:rsidP="001D7A1D">
      <w:pPr>
        <w:rPr>
          <w:rFonts w:cs="Arial"/>
          <w:szCs w:val="22"/>
          <w:lang w:val="en-US"/>
        </w:rPr>
      </w:pPr>
    </w:p>
    <w:p w14:paraId="6479D0CA" w14:textId="77777777" w:rsidR="004D0599" w:rsidRPr="00F0401A" w:rsidRDefault="004D0599" w:rsidP="00D954C5">
      <w:pPr>
        <w:pStyle w:val="BodyText"/>
        <w:rPr>
          <w:rFonts w:cs="Arial"/>
          <w:szCs w:val="22"/>
        </w:rPr>
      </w:pPr>
    </w:p>
    <w:p w14:paraId="133FD18F" w14:textId="77777777" w:rsidR="00BB4277" w:rsidRPr="00F0401A" w:rsidRDefault="004D0599" w:rsidP="00BB4277">
      <w:pPr>
        <w:pStyle w:val="BodyText"/>
        <w:keepNext/>
        <w:rPr>
          <w:rFonts w:cs="Arial"/>
          <w:szCs w:val="22"/>
        </w:rPr>
      </w:pPr>
      <w:r w:rsidRPr="00F0401A">
        <w:rPr>
          <w:rFonts w:cs="Arial"/>
          <w:noProof/>
          <w:szCs w:val="22"/>
        </w:rPr>
        <w:lastRenderedPageBreak/>
        <w:drawing>
          <wp:inline distT="0" distB="0" distL="0" distR="0" wp14:anchorId="75028899" wp14:editId="7D95FAA5">
            <wp:extent cx="5842088" cy="376237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7488" cy="3772293"/>
                    </a:xfrm>
                    <a:prstGeom prst="rect">
                      <a:avLst/>
                    </a:prstGeom>
                    <a:noFill/>
                    <a:ln>
                      <a:noFill/>
                    </a:ln>
                  </pic:spPr>
                </pic:pic>
              </a:graphicData>
            </a:graphic>
          </wp:inline>
        </w:drawing>
      </w:r>
    </w:p>
    <w:p w14:paraId="7DF20673" w14:textId="4F320F35" w:rsidR="00A93C07" w:rsidRPr="00F0401A" w:rsidRDefault="00BB0828" w:rsidP="00BB4277">
      <w:pPr>
        <w:pStyle w:val="Caption"/>
        <w:rPr>
          <w:rFonts w:cs="Arial"/>
          <w:sz w:val="22"/>
          <w:szCs w:val="22"/>
        </w:rPr>
      </w:pPr>
      <w:r w:rsidRPr="00F0401A">
        <w:rPr>
          <w:rFonts w:cs="Arial"/>
          <w:sz w:val="22"/>
          <w:szCs w:val="22"/>
        </w:rPr>
        <w:t xml:space="preserve">               </w:t>
      </w:r>
      <w:r w:rsidR="00BB4277" w:rsidRPr="00F0401A">
        <w:rPr>
          <w:rFonts w:cs="Arial"/>
          <w:sz w:val="22"/>
          <w:szCs w:val="22"/>
        </w:rPr>
        <w:t xml:space="preserve">Figure </w:t>
      </w:r>
      <w:r w:rsidR="00712F6B" w:rsidRPr="00F0401A">
        <w:rPr>
          <w:rFonts w:cs="Arial"/>
          <w:sz w:val="22"/>
          <w:szCs w:val="22"/>
        </w:rPr>
        <w:fldChar w:fldCharType="begin"/>
      </w:r>
      <w:r w:rsidR="00712F6B" w:rsidRPr="00F0401A">
        <w:rPr>
          <w:rFonts w:cs="Arial"/>
          <w:sz w:val="22"/>
          <w:szCs w:val="22"/>
        </w:rPr>
        <w:instrText xml:space="preserve"> SEQ Figure \* ARABIC </w:instrText>
      </w:r>
      <w:r w:rsidR="00712F6B" w:rsidRPr="00F0401A">
        <w:rPr>
          <w:rFonts w:cs="Arial"/>
          <w:sz w:val="22"/>
          <w:szCs w:val="22"/>
        </w:rPr>
        <w:fldChar w:fldCharType="separate"/>
      </w:r>
      <w:r w:rsidR="00B27E0A">
        <w:rPr>
          <w:rFonts w:cs="Arial"/>
          <w:noProof/>
          <w:sz w:val="22"/>
          <w:szCs w:val="22"/>
        </w:rPr>
        <w:t>4</w:t>
      </w:r>
      <w:r w:rsidR="00712F6B" w:rsidRPr="00F0401A">
        <w:rPr>
          <w:rFonts w:cs="Arial"/>
          <w:noProof/>
          <w:sz w:val="22"/>
          <w:szCs w:val="22"/>
        </w:rPr>
        <w:fldChar w:fldCharType="end"/>
      </w:r>
      <w:r w:rsidR="00BB4277" w:rsidRPr="00F0401A">
        <w:rPr>
          <w:rFonts w:cs="Arial"/>
          <w:sz w:val="22"/>
          <w:szCs w:val="22"/>
        </w:rPr>
        <w:t>: Correlation matrix of band 700 cells for the month of Aug 2018</w:t>
      </w:r>
    </w:p>
    <w:p w14:paraId="1A45C740" w14:textId="415A238E" w:rsidR="001341AF" w:rsidRDefault="001922DF" w:rsidP="001922DF">
      <w:pPr>
        <w:pStyle w:val="BodyText"/>
        <w:rPr>
          <w:rFonts w:cs="Arial"/>
          <w:szCs w:val="22"/>
        </w:rPr>
      </w:pPr>
      <w:r>
        <w:rPr>
          <w:rFonts w:cs="Arial"/>
          <w:szCs w:val="22"/>
        </w:rPr>
        <w:t xml:space="preserve">It is observed that </w:t>
      </w:r>
      <w:r w:rsidR="001D7A1D" w:rsidRPr="00F0401A">
        <w:rPr>
          <w:rFonts w:cs="Arial"/>
          <w:szCs w:val="22"/>
        </w:rPr>
        <w:t>“</w:t>
      </w:r>
      <w:r w:rsidR="0031190C" w:rsidRPr="00F0401A">
        <w:rPr>
          <w:rFonts w:cs="Arial"/>
          <w:szCs w:val="22"/>
        </w:rPr>
        <w:t>DROP_TERMINATE_VOLTE_IMS” do</w:t>
      </w:r>
      <w:r w:rsidR="00034806" w:rsidRPr="00F0401A">
        <w:rPr>
          <w:rFonts w:cs="Arial"/>
          <w:szCs w:val="22"/>
        </w:rPr>
        <w:t>es</w:t>
      </w:r>
      <w:r w:rsidR="0031190C" w:rsidRPr="00F0401A">
        <w:rPr>
          <w:rFonts w:cs="Arial"/>
          <w:szCs w:val="22"/>
        </w:rPr>
        <w:t xml:space="preserve"> not have much correlation with other parameters across all the considered bands, we </w:t>
      </w:r>
      <w:r w:rsidR="00034806" w:rsidRPr="00F0401A">
        <w:rPr>
          <w:rFonts w:cs="Arial"/>
          <w:szCs w:val="22"/>
        </w:rPr>
        <w:t xml:space="preserve">have </w:t>
      </w:r>
      <w:r w:rsidR="0031190C" w:rsidRPr="00F0401A">
        <w:rPr>
          <w:rFonts w:cs="Arial"/>
          <w:szCs w:val="22"/>
        </w:rPr>
        <w:t>remove</w:t>
      </w:r>
      <w:r w:rsidR="00034806" w:rsidRPr="00F0401A">
        <w:rPr>
          <w:rFonts w:cs="Arial"/>
          <w:szCs w:val="22"/>
        </w:rPr>
        <w:t>d</w:t>
      </w:r>
      <w:r w:rsidR="0031190C" w:rsidRPr="00F0401A">
        <w:rPr>
          <w:rFonts w:cs="Arial"/>
          <w:szCs w:val="22"/>
        </w:rPr>
        <w:t xml:space="preserve"> this variable from our study and decided to perform the dimension reduction technique “Principal Component Analysis” on the following lis</w:t>
      </w:r>
      <w:r>
        <w:rPr>
          <w:rFonts w:cs="Arial"/>
          <w:szCs w:val="22"/>
        </w:rPr>
        <w:t>t of call incidence parameters:</w:t>
      </w:r>
    </w:p>
    <w:p w14:paraId="3A12E709" w14:textId="77777777" w:rsidR="001922DF" w:rsidRPr="00F0401A" w:rsidRDefault="001922DF" w:rsidP="001922DF">
      <w:pPr>
        <w:pStyle w:val="BodyText"/>
        <w:rPr>
          <w:rFonts w:cs="Arial"/>
          <w:szCs w:val="22"/>
        </w:rPr>
      </w:pPr>
    </w:p>
    <w:p w14:paraId="581B50E5" w14:textId="784FF322" w:rsidR="001922DF" w:rsidRDefault="001922DF" w:rsidP="001922DF">
      <w:pPr>
        <w:pStyle w:val="Caption"/>
        <w:keepNext/>
      </w:pPr>
    </w:p>
    <w:tbl>
      <w:tblPr>
        <w:tblStyle w:val="TableGrid"/>
        <w:tblW w:w="9168" w:type="dxa"/>
        <w:tblInd w:w="1304" w:type="dxa"/>
        <w:tblLook w:val="04A0" w:firstRow="1" w:lastRow="0" w:firstColumn="1" w:lastColumn="0" w:noHBand="0" w:noVBand="1"/>
      </w:tblPr>
      <w:tblGrid>
        <w:gridCol w:w="9168"/>
      </w:tblGrid>
      <w:tr w:rsidR="001341AF" w:rsidRPr="00F0401A" w14:paraId="42BA73DF" w14:textId="77777777" w:rsidTr="001341AF">
        <w:tc>
          <w:tcPr>
            <w:tcW w:w="9168" w:type="dxa"/>
          </w:tcPr>
          <w:p w14:paraId="085F1522" w14:textId="698A02D7" w:rsidR="001341AF" w:rsidRPr="00F0401A" w:rsidRDefault="001341AF" w:rsidP="001D7A1D">
            <w:pPr>
              <w:pStyle w:val="BodyText"/>
              <w:ind w:left="0"/>
              <w:rPr>
                <w:rFonts w:cs="Arial"/>
                <w:szCs w:val="22"/>
              </w:rPr>
            </w:pPr>
            <w:r w:rsidRPr="00F0401A">
              <w:rPr>
                <w:rFonts w:cs="Arial"/>
                <w:szCs w:val="22"/>
              </w:rPr>
              <w:t xml:space="preserve">                                                 VARIABLES </w:t>
            </w:r>
          </w:p>
        </w:tc>
      </w:tr>
      <w:tr w:rsidR="001341AF" w:rsidRPr="00F0401A" w14:paraId="3093650D" w14:textId="77777777" w:rsidTr="001922DF">
        <w:trPr>
          <w:trHeight w:val="345"/>
        </w:trPr>
        <w:tc>
          <w:tcPr>
            <w:tcW w:w="9168" w:type="dxa"/>
            <w:vAlign w:val="bottom"/>
          </w:tcPr>
          <w:p w14:paraId="05FC0689" w14:textId="371AB156" w:rsidR="001341AF" w:rsidRPr="00F0401A" w:rsidRDefault="001341AF" w:rsidP="001341AF">
            <w:pPr>
              <w:pStyle w:val="BodyText"/>
              <w:ind w:left="0"/>
              <w:rPr>
                <w:rFonts w:cs="Arial"/>
                <w:szCs w:val="22"/>
              </w:rPr>
            </w:pPr>
            <w:r w:rsidRPr="00F0401A">
              <w:rPr>
                <w:rFonts w:cs="Arial"/>
                <w:color w:val="000000"/>
                <w:szCs w:val="22"/>
              </w:rPr>
              <w:t>ACCESS_FAILURE_CC_503(1:223)_VOLTE_IMS</w:t>
            </w:r>
          </w:p>
        </w:tc>
      </w:tr>
      <w:tr w:rsidR="001341AF" w:rsidRPr="00F0401A" w14:paraId="6FDF8875" w14:textId="77777777" w:rsidTr="001341AF">
        <w:tc>
          <w:tcPr>
            <w:tcW w:w="9168" w:type="dxa"/>
            <w:vAlign w:val="bottom"/>
          </w:tcPr>
          <w:p w14:paraId="21986ECE" w14:textId="16121360" w:rsidR="001341AF" w:rsidRPr="00F0401A" w:rsidRDefault="001341AF" w:rsidP="001341AF">
            <w:pPr>
              <w:pStyle w:val="BodyText"/>
              <w:ind w:left="0"/>
              <w:rPr>
                <w:rFonts w:cs="Arial"/>
                <w:szCs w:val="22"/>
              </w:rPr>
            </w:pPr>
            <w:r w:rsidRPr="00F0401A">
              <w:rPr>
                <w:rFonts w:cs="Arial"/>
                <w:color w:val="000000"/>
                <w:szCs w:val="22"/>
              </w:rPr>
              <w:t>CALL_SETUP_DELAY_VOLTE_IMS</w:t>
            </w:r>
          </w:p>
        </w:tc>
      </w:tr>
      <w:tr w:rsidR="001341AF" w:rsidRPr="00F0401A" w14:paraId="54367777" w14:textId="77777777" w:rsidTr="001341AF">
        <w:tc>
          <w:tcPr>
            <w:tcW w:w="9168" w:type="dxa"/>
            <w:vAlign w:val="bottom"/>
          </w:tcPr>
          <w:p w14:paraId="6D82F679" w14:textId="4E7E0944" w:rsidR="001341AF" w:rsidRPr="00F0401A" w:rsidRDefault="001341AF" w:rsidP="001341AF">
            <w:pPr>
              <w:pStyle w:val="BodyText"/>
              <w:ind w:left="0"/>
              <w:rPr>
                <w:rFonts w:cs="Arial"/>
                <w:szCs w:val="22"/>
              </w:rPr>
            </w:pPr>
            <w:r w:rsidRPr="00F0401A">
              <w:rPr>
                <w:rFonts w:cs="Arial"/>
                <w:color w:val="000000"/>
                <w:szCs w:val="22"/>
              </w:rPr>
              <w:t>DROP_CC_408_VOLTE_IMS</w:t>
            </w:r>
          </w:p>
        </w:tc>
      </w:tr>
      <w:tr w:rsidR="001341AF" w:rsidRPr="00F0401A" w14:paraId="24EF569F" w14:textId="77777777" w:rsidTr="001341AF">
        <w:tc>
          <w:tcPr>
            <w:tcW w:w="9168" w:type="dxa"/>
            <w:vAlign w:val="bottom"/>
          </w:tcPr>
          <w:p w14:paraId="489205A5" w14:textId="543642CE" w:rsidR="001341AF" w:rsidRPr="00F0401A" w:rsidRDefault="001341AF" w:rsidP="001341AF">
            <w:pPr>
              <w:pStyle w:val="BodyText"/>
              <w:ind w:left="0"/>
              <w:rPr>
                <w:rFonts w:cs="Arial"/>
                <w:szCs w:val="22"/>
              </w:rPr>
            </w:pPr>
            <w:r w:rsidRPr="00F0401A">
              <w:rPr>
                <w:rFonts w:cs="Arial"/>
                <w:color w:val="000000"/>
                <w:szCs w:val="22"/>
              </w:rPr>
              <w:t>DROP_CC_481_VOLTE_IMS</w:t>
            </w:r>
          </w:p>
        </w:tc>
      </w:tr>
      <w:tr w:rsidR="001341AF" w:rsidRPr="00F0401A" w14:paraId="426E2892" w14:textId="77777777" w:rsidTr="001341AF">
        <w:tc>
          <w:tcPr>
            <w:tcW w:w="9168" w:type="dxa"/>
            <w:vAlign w:val="bottom"/>
          </w:tcPr>
          <w:p w14:paraId="0CDAD6C6" w14:textId="40ADAF27" w:rsidR="001341AF" w:rsidRPr="00F0401A" w:rsidRDefault="001341AF" w:rsidP="001341AF">
            <w:pPr>
              <w:pStyle w:val="BodyText"/>
              <w:ind w:left="0"/>
              <w:rPr>
                <w:rFonts w:cs="Arial"/>
                <w:szCs w:val="22"/>
              </w:rPr>
            </w:pPr>
            <w:r w:rsidRPr="00F0401A">
              <w:rPr>
                <w:rFonts w:cs="Arial"/>
                <w:color w:val="000000"/>
                <w:szCs w:val="22"/>
              </w:rPr>
              <w:t>DROP_CC_503_VOLTE_IMS</w:t>
            </w:r>
          </w:p>
        </w:tc>
      </w:tr>
      <w:tr w:rsidR="001341AF" w:rsidRPr="00F0401A" w14:paraId="71930D3C" w14:textId="77777777" w:rsidTr="001341AF">
        <w:tc>
          <w:tcPr>
            <w:tcW w:w="9168" w:type="dxa"/>
            <w:vAlign w:val="bottom"/>
          </w:tcPr>
          <w:p w14:paraId="17173D30" w14:textId="62254E99" w:rsidR="001341AF" w:rsidRPr="00F0401A" w:rsidRDefault="001341AF" w:rsidP="001341AF">
            <w:pPr>
              <w:pStyle w:val="BodyText"/>
              <w:ind w:left="0"/>
              <w:rPr>
                <w:rFonts w:cs="Arial"/>
                <w:szCs w:val="22"/>
              </w:rPr>
            </w:pPr>
            <w:r w:rsidRPr="00F0401A">
              <w:rPr>
                <w:rFonts w:cs="Arial"/>
                <w:color w:val="000000"/>
                <w:szCs w:val="22"/>
              </w:rPr>
              <w:t>DROP_CC_OTHER_VOLTE_IMS</w:t>
            </w:r>
          </w:p>
        </w:tc>
      </w:tr>
      <w:tr w:rsidR="001341AF" w:rsidRPr="00F0401A" w14:paraId="26AC82A9" w14:textId="77777777" w:rsidTr="001341AF">
        <w:tc>
          <w:tcPr>
            <w:tcW w:w="9168" w:type="dxa"/>
            <w:vAlign w:val="bottom"/>
          </w:tcPr>
          <w:p w14:paraId="316FBCD8" w14:textId="4C451ED8" w:rsidR="001341AF" w:rsidRPr="00F0401A" w:rsidRDefault="001341AF" w:rsidP="001341AF">
            <w:pPr>
              <w:pStyle w:val="BodyText"/>
              <w:ind w:left="0"/>
              <w:rPr>
                <w:rFonts w:cs="Arial"/>
                <w:szCs w:val="22"/>
              </w:rPr>
            </w:pPr>
            <w:r w:rsidRPr="00F0401A">
              <w:rPr>
                <w:rFonts w:cs="Arial"/>
                <w:color w:val="000000"/>
                <w:szCs w:val="22"/>
              </w:rPr>
              <w:lastRenderedPageBreak/>
              <w:t>GARBLING_VOLTE_VOICE</w:t>
            </w:r>
          </w:p>
        </w:tc>
      </w:tr>
      <w:tr w:rsidR="001341AF" w:rsidRPr="00F0401A" w14:paraId="2743AE0D" w14:textId="77777777" w:rsidTr="001341AF">
        <w:tc>
          <w:tcPr>
            <w:tcW w:w="9168" w:type="dxa"/>
            <w:vAlign w:val="bottom"/>
          </w:tcPr>
          <w:p w14:paraId="1542304D" w14:textId="1A476B87" w:rsidR="001341AF" w:rsidRPr="00F0401A" w:rsidRDefault="001341AF" w:rsidP="001341AF">
            <w:pPr>
              <w:pStyle w:val="BodyText"/>
              <w:ind w:left="0"/>
              <w:rPr>
                <w:rFonts w:cs="Arial"/>
                <w:color w:val="000000"/>
                <w:szCs w:val="22"/>
              </w:rPr>
            </w:pPr>
            <w:r w:rsidRPr="00F0401A">
              <w:rPr>
                <w:rFonts w:cs="Arial"/>
                <w:color w:val="000000"/>
                <w:szCs w:val="22"/>
              </w:rPr>
              <w:t>IMMEDIATE_VOLUNTARY_DROP_DUE_TO_MEDIA_STOP_VOLTE</w:t>
            </w:r>
          </w:p>
        </w:tc>
      </w:tr>
      <w:tr w:rsidR="001341AF" w:rsidRPr="00F0401A" w14:paraId="3B05F24B" w14:textId="77777777" w:rsidTr="001341AF">
        <w:tc>
          <w:tcPr>
            <w:tcW w:w="9168" w:type="dxa"/>
            <w:vAlign w:val="bottom"/>
          </w:tcPr>
          <w:p w14:paraId="6A78E56A" w14:textId="40F4E3B3" w:rsidR="001341AF" w:rsidRPr="00F0401A" w:rsidRDefault="001341AF" w:rsidP="001341AF">
            <w:pPr>
              <w:pStyle w:val="BodyText"/>
              <w:ind w:left="0"/>
              <w:rPr>
                <w:rFonts w:cs="Arial"/>
                <w:color w:val="000000"/>
                <w:szCs w:val="22"/>
              </w:rPr>
            </w:pPr>
            <w:r w:rsidRPr="00F0401A">
              <w:rPr>
                <w:rFonts w:cs="Arial"/>
                <w:color w:val="000000"/>
                <w:szCs w:val="22"/>
              </w:rPr>
              <w:t>MUTING_VOLTE_VOICE</w:t>
            </w:r>
          </w:p>
        </w:tc>
      </w:tr>
      <w:tr w:rsidR="001341AF" w:rsidRPr="00F0401A" w14:paraId="4E44E989" w14:textId="77777777" w:rsidTr="001341AF">
        <w:trPr>
          <w:trHeight w:val="606"/>
        </w:trPr>
        <w:tc>
          <w:tcPr>
            <w:tcW w:w="9168" w:type="dxa"/>
            <w:vAlign w:val="bottom"/>
          </w:tcPr>
          <w:p w14:paraId="6E2CF877" w14:textId="0DD012B6" w:rsidR="001341AF" w:rsidRPr="00F0401A" w:rsidRDefault="001341AF" w:rsidP="001341AF">
            <w:pPr>
              <w:pStyle w:val="BodyText"/>
              <w:ind w:left="0"/>
              <w:rPr>
                <w:rFonts w:cs="Arial"/>
                <w:color w:val="000000"/>
                <w:szCs w:val="22"/>
              </w:rPr>
            </w:pPr>
            <w:r w:rsidRPr="00F0401A">
              <w:rPr>
                <w:rFonts w:cs="Arial"/>
                <w:color w:val="000000"/>
                <w:szCs w:val="22"/>
              </w:rPr>
              <w:t>SOFT_DROP_DUE_TO_MEDIA_STOP_VOLTE_IMS</w:t>
            </w:r>
          </w:p>
        </w:tc>
      </w:tr>
      <w:tr w:rsidR="001341AF" w:rsidRPr="00F0401A" w14:paraId="17C44996" w14:textId="026A8AF1" w:rsidTr="001341AF">
        <w:tc>
          <w:tcPr>
            <w:tcW w:w="9168" w:type="dxa"/>
            <w:vAlign w:val="bottom"/>
          </w:tcPr>
          <w:p w14:paraId="44C013CC" w14:textId="3BF9A081" w:rsidR="001341AF" w:rsidRPr="00F0401A" w:rsidRDefault="001341AF" w:rsidP="001341AF">
            <w:pPr>
              <w:pStyle w:val="BodyText"/>
              <w:ind w:left="0"/>
              <w:rPr>
                <w:rFonts w:cs="Arial"/>
                <w:color w:val="000000"/>
                <w:szCs w:val="22"/>
              </w:rPr>
            </w:pPr>
            <w:r w:rsidRPr="00F0401A">
              <w:rPr>
                <w:rFonts w:cs="Arial"/>
                <w:color w:val="000000"/>
                <w:szCs w:val="22"/>
              </w:rPr>
              <w:t>CALL_COUNT</w:t>
            </w:r>
          </w:p>
        </w:tc>
      </w:tr>
      <w:tr w:rsidR="001341AF" w:rsidRPr="00F0401A" w14:paraId="3A226056" w14:textId="77777777" w:rsidTr="001341AF">
        <w:tc>
          <w:tcPr>
            <w:tcW w:w="9168" w:type="dxa"/>
            <w:vAlign w:val="bottom"/>
          </w:tcPr>
          <w:p w14:paraId="6047B61D" w14:textId="728F5871" w:rsidR="001341AF" w:rsidRPr="00F0401A" w:rsidRDefault="001341AF" w:rsidP="001922DF">
            <w:pPr>
              <w:pStyle w:val="BodyText"/>
              <w:keepNext/>
              <w:ind w:left="0"/>
              <w:rPr>
                <w:rFonts w:cs="Arial"/>
                <w:color w:val="000000"/>
                <w:szCs w:val="22"/>
              </w:rPr>
            </w:pPr>
            <w:r w:rsidRPr="00F0401A">
              <w:rPr>
                <w:rFonts w:cs="Arial"/>
                <w:color w:val="000000"/>
                <w:szCs w:val="22"/>
              </w:rPr>
              <w:t>EST_COUNT_HANDOVER</w:t>
            </w:r>
          </w:p>
        </w:tc>
      </w:tr>
    </w:tbl>
    <w:p w14:paraId="58CB3591" w14:textId="2AD54558" w:rsidR="001D7A1D" w:rsidRPr="001922DF" w:rsidRDefault="001922DF" w:rsidP="0035716E">
      <w:pPr>
        <w:pStyle w:val="Caption"/>
      </w:pPr>
      <w:r>
        <w:t xml:space="preserve">                            Table </w:t>
      </w:r>
      <w:r w:rsidR="009B1024">
        <w:fldChar w:fldCharType="begin"/>
      </w:r>
      <w:r w:rsidR="009B1024">
        <w:instrText xml:space="preserve"> SEQ Table \* ARABIC </w:instrText>
      </w:r>
      <w:r w:rsidR="009B1024">
        <w:fldChar w:fldCharType="separate"/>
      </w:r>
      <w:r w:rsidR="00C850A7">
        <w:rPr>
          <w:noProof/>
        </w:rPr>
        <w:t>1</w:t>
      </w:r>
      <w:r w:rsidR="009B1024">
        <w:rPr>
          <w:noProof/>
        </w:rPr>
        <w:fldChar w:fldCharType="end"/>
      </w:r>
      <w:r>
        <w:t>:</w:t>
      </w:r>
      <w:r w:rsidRPr="00204D82">
        <w:t>:List of call incidence parameters considered for PC</w:t>
      </w:r>
      <w:r w:rsidR="0035716E" w:rsidRPr="00F0401A">
        <w:rPr>
          <w:rFonts w:cs="Arial"/>
          <w:sz w:val="22"/>
          <w:szCs w:val="22"/>
        </w:rPr>
        <w:t xml:space="preserve">       </w:t>
      </w:r>
    </w:p>
    <w:p w14:paraId="22BEAFF7" w14:textId="26BA0CD3" w:rsidR="004D0599" w:rsidRPr="00F0401A" w:rsidRDefault="005654B2" w:rsidP="004D0599">
      <w:pPr>
        <w:pStyle w:val="BodyText"/>
        <w:rPr>
          <w:rFonts w:cs="Arial"/>
          <w:szCs w:val="22"/>
        </w:rPr>
      </w:pPr>
      <w:r w:rsidRPr="00F0401A">
        <w:rPr>
          <w:rFonts w:cs="Arial"/>
          <w:szCs w:val="22"/>
        </w:rPr>
        <w:t>From the above list of variables, “CALL_COUNT” and “EST_COUNT_HANDOVER” are the variables that have a significant correlation with each other across all the bands and</w:t>
      </w:r>
      <w:r w:rsidR="00BB0828" w:rsidRPr="00F0401A">
        <w:rPr>
          <w:rFonts w:cs="Arial"/>
          <w:szCs w:val="22"/>
        </w:rPr>
        <w:t xml:space="preserve"> similar behavior is also observed</w:t>
      </w:r>
      <w:r w:rsidRPr="00F0401A">
        <w:rPr>
          <w:rFonts w:cs="Arial"/>
          <w:szCs w:val="22"/>
        </w:rPr>
        <w:t xml:space="preserve"> across all the months. These two variables are quite similar by nature</w:t>
      </w:r>
      <w:r w:rsidR="00CA0F11" w:rsidRPr="00F0401A">
        <w:rPr>
          <w:rFonts w:cs="Arial"/>
          <w:szCs w:val="22"/>
        </w:rPr>
        <w:t>. I</w:t>
      </w:r>
      <w:r w:rsidRPr="00F0401A">
        <w:rPr>
          <w:rFonts w:cs="Arial"/>
          <w:szCs w:val="22"/>
        </w:rPr>
        <w:t xml:space="preserve">t is </w:t>
      </w:r>
      <w:r w:rsidR="00CA0F11" w:rsidRPr="00F0401A">
        <w:rPr>
          <w:rFonts w:cs="Arial"/>
          <w:szCs w:val="22"/>
        </w:rPr>
        <w:t xml:space="preserve">a </w:t>
      </w:r>
      <w:r w:rsidRPr="00F0401A">
        <w:rPr>
          <w:rFonts w:cs="Arial"/>
          <w:szCs w:val="22"/>
        </w:rPr>
        <w:t>known fact that if more number of calls are passed through a cell</w:t>
      </w:r>
      <w:r w:rsidR="00CA0F11" w:rsidRPr="00F0401A">
        <w:rPr>
          <w:rFonts w:cs="Arial"/>
          <w:szCs w:val="22"/>
        </w:rPr>
        <w:t>,</w:t>
      </w:r>
      <w:r w:rsidRPr="00F0401A">
        <w:rPr>
          <w:rFonts w:cs="Arial"/>
          <w:szCs w:val="22"/>
        </w:rPr>
        <w:t xml:space="preserve"> then more number of call handover incidences are likely to happen. Hence these two parameters ca</w:t>
      </w:r>
      <w:r w:rsidR="00BB0828" w:rsidRPr="00F0401A">
        <w:rPr>
          <w:rFonts w:cs="Arial"/>
          <w:szCs w:val="22"/>
        </w:rPr>
        <w:t xml:space="preserve">n be used to normalize the </w:t>
      </w:r>
      <w:r w:rsidRPr="00F0401A">
        <w:rPr>
          <w:rFonts w:cs="Arial"/>
          <w:szCs w:val="22"/>
        </w:rPr>
        <w:t>core call incidence parameters. By choice</w:t>
      </w:r>
      <w:r w:rsidR="00CA0F11" w:rsidRPr="00F0401A">
        <w:rPr>
          <w:rFonts w:cs="Arial"/>
          <w:szCs w:val="22"/>
        </w:rPr>
        <w:t>,</w:t>
      </w:r>
      <w:r w:rsidRPr="00F0401A">
        <w:rPr>
          <w:rFonts w:cs="Arial"/>
          <w:szCs w:val="22"/>
        </w:rPr>
        <w:t xml:space="preserve"> we used “CALL_COUNT” variable to normalize all the other call incidence parameters and ignore the “</w:t>
      </w:r>
      <w:r w:rsidR="00EA4835" w:rsidRPr="00F0401A">
        <w:rPr>
          <w:rFonts w:cs="Arial"/>
          <w:szCs w:val="22"/>
        </w:rPr>
        <w:t>EST_CALL_</w:t>
      </w:r>
      <w:r w:rsidRPr="00F0401A">
        <w:rPr>
          <w:rFonts w:cs="Arial"/>
          <w:szCs w:val="22"/>
        </w:rPr>
        <w:t>HANDOVER” variable. The normalized variab</w:t>
      </w:r>
      <w:r w:rsidR="00BB0828" w:rsidRPr="00F0401A">
        <w:rPr>
          <w:rFonts w:cs="Arial"/>
          <w:szCs w:val="22"/>
        </w:rPr>
        <w:t>les are defined as follows.</w:t>
      </w:r>
    </w:p>
    <w:p w14:paraId="7C700E59" w14:textId="2DEF8E05" w:rsidR="00EA4835" w:rsidRPr="00F0401A" w:rsidRDefault="00EA4835" w:rsidP="004D0599">
      <w:pPr>
        <w:pStyle w:val="BodyText"/>
        <w:rPr>
          <w:rFonts w:cs="Arial"/>
          <w:szCs w:val="22"/>
        </w:rPr>
      </w:pPr>
      <w:r w:rsidRPr="00F0401A">
        <w:rPr>
          <w:rFonts w:cs="Arial"/>
          <w:szCs w:val="22"/>
        </w:rPr>
        <w:t xml:space="preserve">Normalized (X)= </w:t>
      </w:r>
      <w:r w:rsidR="005654B2" w:rsidRPr="00F0401A">
        <w:rPr>
          <w:rFonts w:cs="Arial"/>
          <w:szCs w:val="22"/>
        </w:rPr>
        <w:t>Sum of the incidences</w:t>
      </w:r>
      <w:r w:rsidRPr="00F0401A">
        <w:rPr>
          <w:rFonts w:cs="Arial"/>
          <w:szCs w:val="22"/>
        </w:rPr>
        <w:t xml:space="preserve"> for the variable (X) </w:t>
      </w:r>
      <w:r w:rsidR="005654B2" w:rsidRPr="00F0401A">
        <w:rPr>
          <w:rFonts w:cs="Arial"/>
          <w:szCs w:val="22"/>
        </w:rPr>
        <w:t xml:space="preserve">/ </w:t>
      </w:r>
      <w:r w:rsidRPr="00F0401A">
        <w:rPr>
          <w:rFonts w:cs="Arial"/>
          <w:szCs w:val="22"/>
        </w:rPr>
        <w:t>sum of the CALL_COUNT</w:t>
      </w:r>
    </w:p>
    <w:p w14:paraId="6565D0FF" w14:textId="7A3D8EDB" w:rsidR="005654B2" w:rsidRPr="00F0401A" w:rsidRDefault="00EA4835" w:rsidP="004D0599">
      <w:pPr>
        <w:pStyle w:val="BodyText"/>
        <w:rPr>
          <w:rFonts w:cs="Arial"/>
          <w:szCs w:val="22"/>
        </w:rPr>
      </w:pPr>
      <w:r w:rsidRPr="00F0401A">
        <w:rPr>
          <w:rFonts w:cs="Arial"/>
          <w:szCs w:val="22"/>
        </w:rPr>
        <w:t>Where X is the any call incidence parameter apart from “CALL-COUNT” and “EST_CALL_HANDOVER”</w:t>
      </w:r>
      <w:r w:rsidR="005654B2" w:rsidRPr="00F0401A">
        <w:rPr>
          <w:rFonts w:cs="Arial"/>
          <w:szCs w:val="22"/>
        </w:rPr>
        <w:t xml:space="preserve"> </w:t>
      </w:r>
    </w:p>
    <w:p w14:paraId="15E83508" w14:textId="4945485D" w:rsidR="00EA4835" w:rsidRPr="00F0401A" w:rsidRDefault="00BB0828" w:rsidP="00B126A5">
      <w:pPr>
        <w:pStyle w:val="BodyText"/>
        <w:rPr>
          <w:rFonts w:cs="Arial"/>
          <w:szCs w:val="22"/>
        </w:rPr>
      </w:pPr>
      <w:r w:rsidRPr="00F0401A">
        <w:rPr>
          <w:rFonts w:cs="Arial"/>
          <w:szCs w:val="22"/>
        </w:rPr>
        <w:t>The</w:t>
      </w:r>
      <w:r w:rsidR="00EA4835" w:rsidRPr="00F0401A">
        <w:rPr>
          <w:rFonts w:cs="Arial"/>
          <w:szCs w:val="22"/>
        </w:rPr>
        <w:t xml:space="preserve"> sum of “DROP_CC_481_VOLTE_IMS”</w:t>
      </w:r>
      <w:r w:rsidR="002D1652" w:rsidRPr="00F0401A">
        <w:rPr>
          <w:rFonts w:cs="Arial"/>
          <w:szCs w:val="22"/>
        </w:rPr>
        <w:t xml:space="preserve"> parameter</w:t>
      </w:r>
      <w:r w:rsidR="00EA4835" w:rsidRPr="00F0401A">
        <w:rPr>
          <w:rFonts w:cs="Arial"/>
          <w:szCs w:val="22"/>
        </w:rPr>
        <w:t xml:space="preserve"> and “DROP_CC_503_VOLTE_IMS” parameter is defined to be a new parameter named as “HARD-DROP_CC_VOLTE-IMS”. Hence, by summing up the</w:t>
      </w:r>
      <w:r w:rsidR="002D1652" w:rsidRPr="00F0401A">
        <w:rPr>
          <w:rFonts w:cs="Arial"/>
          <w:szCs w:val="22"/>
        </w:rPr>
        <w:t>se two</w:t>
      </w:r>
      <w:r w:rsidR="00EA4835" w:rsidRPr="00F0401A">
        <w:rPr>
          <w:rFonts w:cs="Arial"/>
          <w:szCs w:val="22"/>
        </w:rPr>
        <w:t xml:space="preserve"> call</w:t>
      </w:r>
      <w:r w:rsidR="002D1652" w:rsidRPr="00F0401A">
        <w:rPr>
          <w:rFonts w:cs="Arial"/>
          <w:szCs w:val="22"/>
        </w:rPr>
        <w:t xml:space="preserve"> incidence parameter, we </w:t>
      </w:r>
      <w:r w:rsidR="00CA0F11" w:rsidRPr="00F0401A">
        <w:rPr>
          <w:rFonts w:cs="Arial"/>
          <w:szCs w:val="22"/>
        </w:rPr>
        <w:t xml:space="preserve">have </w:t>
      </w:r>
      <w:r w:rsidRPr="00F0401A">
        <w:rPr>
          <w:rFonts w:cs="Arial"/>
          <w:szCs w:val="22"/>
        </w:rPr>
        <w:t>defined the</w:t>
      </w:r>
      <w:r w:rsidR="002D1652" w:rsidRPr="00F0401A">
        <w:rPr>
          <w:rFonts w:cs="Arial"/>
          <w:szCs w:val="22"/>
        </w:rPr>
        <w:t xml:space="preserve"> new parameter</w:t>
      </w:r>
      <w:r w:rsidR="00B126A5" w:rsidRPr="00F0401A">
        <w:rPr>
          <w:rFonts w:cs="Arial"/>
          <w:szCs w:val="22"/>
        </w:rPr>
        <w:t>.</w:t>
      </w:r>
    </w:p>
    <w:p w14:paraId="466998D2" w14:textId="4EA11C6C" w:rsidR="00B126A5" w:rsidRPr="00F0401A" w:rsidRDefault="005654B2" w:rsidP="001922DF">
      <w:pPr>
        <w:pStyle w:val="BodyText"/>
        <w:rPr>
          <w:rFonts w:cs="Arial"/>
          <w:szCs w:val="22"/>
        </w:rPr>
      </w:pPr>
      <w:r w:rsidRPr="00F0401A">
        <w:rPr>
          <w:rFonts w:cs="Arial"/>
          <w:szCs w:val="22"/>
        </w:rPr>
        <w:t>Consequently, we choose the following</w:t>
      </w:r>
      <w:r w:rsidR="00B126A5" w:rsidRPr="00F0401A">
        <w:rPr>
          <w:rFonts w:cs="Arial"/>
          <w:szCs w:val="22"/>
        </w:rPr>
        <w:t xml:space="preserve"> 9</w:t>
      </w:r>
      <w:r w:rsidRPr="00F0401A">
        <w:rPr>
          <w:rFonts w:cs="Arial"/>
          <w:szCs w:val="22"/>
        </w:rPr>
        <w:t xml:space="preserve"> variables in its’ normalized state to perform PCA analysis and rank the cells based on the</w:t>
      </w:r>
      <w:r w:rsidR="00BB0828" w:rsidRPr="00F0401A">
        <w:rPr>
          <w:rFonts w:cs="Arial"/>
          <w:szCs w:val="22"/>
        </w:rPr>
        <w:t xml:space="preserve"> derived</w:t>
      </w:r>
      <w:r w:rsidRPr="00F0401A">
        <w:rPr>
          <w:rFonts w:cs="Arial"/>
          <w:szCs w:val="22"/>
        </w:rPr>
        <w:t xml:space="preserve"> PCA score.</w:t>
      </w:r>
    </w:p>
    <w:tbl>
      <w:tblPr>
        <w:tblStyle w:val="TableGrid"/>
        <w:tblW w:w="9168" w:type="dxa"/>
        <w:tblInd w:w="1304" w:type="dxa"/>
        <w:tblLook w:val="04A0" w:firstRow="1" w:lastRow="0" w:firstColumn="1" w:lastColumn="0" w:noHBand="0" w:noVBand="1"/>
      </w:tblPr>
      <w:tblGrid>
        <w:gridCol w:w="9168"/>
      </w:tblGrid>
      <w:tr w:rsidR="00B126A5" w:rsidRPr="00F0401A" w14:paraId="59CA316A" w14:textId="77777777" w:rsidTr="00B126A5">
        <w:tc>
          <w:tcPr>
            <w:tcW w:w="9168" w:type="dxa"/>
          </w:tcPr>
          <w:p w14:paraId="0783791E" w14:textId="13B3BA19" w:rsidR="00B126A5" w:rsidRPr="00F0401A" w:rsidRDefault="00B126A5" w:rsidP="004D0599">
            <w:pPr>
              <w:pStyle w:val="BodyText"/>
              <w:ind w:left="0"/>
              <w:rPr>
                <w:rFonts w:cs="Arial"/>
                <w:szCs w:val="22"/>
              </w:rPr>
            </w:pPr>
            <w:r w:rsidRPr="00F0401A">
              <w:rPr>
                <w:rFonts w:cs="Arial"/>
                <w:szCs w:val="22"/>
              </w:rPr>
              <w:t xml:space="preserve">                                                     VARIABLES</w:t>
            </w:r>
          </w:p>
        </w:tc>
      </w:tr>
      <w:tr w:rsidR="00B126A5" w:rsidRPr="00F0401A" w14:paraId="0E1AC49A" w14:textId="77777777" w:rsidTr="00B126A5">
        <w:tc>
          <w:tcPr>
            <w:tcW w:w="9168" w:type="dxa"/>
            <w:vAlign w:val="bottom"/>
          </w:tcPr>
          <w:p w14:paraId="3CD68E38" w14:textId="73319653" w:rsidR="00B126A5" w:rsidRPr="00F0401A" w:rsidRDefault="00B126A5" w:rsidP="00B126A5">
            <w:pPr>
              <w:pStyle w:val="BodyText"/>
              <w:ind w:left="0"/>
              <w:rPr>
                <w:rFonts w:cs="Arial"/>
                <w:szCs w:val="22"/>
              </w:rPr>
            </w:pPr>
            <w:r w:rsidRPr="00F0401A">
              <w:rPr>
                <w:rFonts w:cs="Arial"/>
                <w:color w:val="000000"/>
                <w:szCs w:val="22"/>
              </w:rPr>
              <w:t>ACCESS_FAILURE_CC_503(1:223)_VOLTE_IMS</w:t>
            </w:r>
          </w:p>
        </w:tc>
      </w:tr>
      <w:tr w:rsidR="00B126A5" w:rsidRPr="00F0401A" w14:paraId="5866CF84" w14:textId="77777777" w:rsidTr="00B126A5">
        <w:tc>
          <w:tcPr>
            <w:tcW w:w="9168" w:type="dxa"/>
            <w:vAlign w:val="bottom"/>
          </w:tcPr>
          <w:p w14:paraId="33F4FBA6" w14:textId="5060EFED" w:rsidR="00B126A5" w:rsidRPr="00F0401A" w:rsidRDefault="00B126A5" w:rsidP="00B126A5">
            <w:pPr>
              <w:pStyle w:val="BodyText"/>
              <w:ind w:left="0"/>
              <w:rPr>
                <w:rFonts w:cs="Arial"/>
                <w:szCs w:val="22"/>
              </w:rPr>
            </w:pPr>
            <w:r w:rsidRPr="00F0401A">
              <w:rPr>
                <w:rFonts w:cs="Arial"/>
                <w:color w:val="000000"/>
                <w:szCs w:val="22"/>
              </w:rPr>
              <w:t>CALL_SETUP_DELAY_VOLTE_IMS</w:t>
            </w:r>
          </w:p>
        </w:tc>
      </w:tr>
      <w:tr w:rsidR="00B126A5" w:rsidRPr="00F0401A" w14:paraId="124B7552" w14:textId="77777777" w:rsidTr="00B126A5">
        <w:tc>
          <w:tcPr>
            <w:tcW w:w="9168" w:type="dxa"/>
            <w:vAlign w:val="bottom"/>
          </w:tcPr>
          <w:p w14:paraId="7B33EE57" w14:textId="31E14804" w:rsidR="00B126A5" w:rsidRPr="00F0401A" w:rsidRDefault="00B126A5" w:rsidP="00B126A5">
            <w:pPr>
              <w:pStyle w:val="BodyText"/>
              <w:ind w:left="0"/>
              <w:rPr>
                <w:rFonts w:cs="Arial"/>
                <w:szCs w:val="22"/>
              </w:rPr>
            </w:pPr>
            <w:r w:rsidRPr="00F0401A">
              <w:rPr>
                <w:rFonts w:cs="Arial"/>
                <w:color w:val="000000"/>
                <w:szCs w:val="22"/>
              </w:rPr>
              <w:t>DROP_CC_408_VOLTE_IMS</w:t>
            </w:r>
          </w:p>
        </w:tc>
      </w:tr>
      <w:tr w:rsidR="00B126A5" w:rsidRPr="00F0401A" w14:paraId="0869B095" w14:textId="77777777" w:rsidTr="00B126A5">
        <w:tc>
          <w:tcPr>
            <w:tcW w:w="9168" w:type="dxa"/>
            <w:vAlign w:val="bottom"/>
          </w:tcPr>
          <w:p w14:paraId="73E08C0C" w14:textId="533D6F6F" w:rsidR="00B126A5" w:rsidRPr="00F0401A" w:rsidRDefault="00B126A5" w:rsidP="00B126A5">
            <w:pPr>
              <w:pStyle w:val="BodyText"/>
              <w:ind w:left="0"/>
              <w:rPr>
                <w:rFonts w:cs="Arial"/>
                <w:szCs w:val="22"/>
              </w:rPr>
            </w:pPr>
            <w:r w:rsidRPr="00F0401A">
              <w:rPr>
                <w:rFonts w:cs="Arial"/>
                <w:color w:val="000000"/>
                <w:szCs w:val="22"/>
              </w:rPr>
              <w:t>DROP_CC_OTHER_VOLTE_IMS</w:t>
            </w:r>
          </w:p>
        </w:tc>
      </w:tr>
      <w:tr w:rsidR="00B126A5" w:rsidRPr="00F0401A" w14:paraId="1D2037FB" w14:textId="27ABEA09" w:rsidTr="00B126A5">
        <w:tc>
          <w:tcPr>
            <w:tcW w:w="9168" w:type="dxa"/>
            <w:vAlign w:val="bottom"/>
          </w:tcPr>
          <w:p w14:paraId="59A8004C" w14:textId="07D5A2B3" w:rsidR="00B126A5" w:rsidRPr="00F0401A" w:rsidRDefault="00B126A5" w:rsidP="00B126A5">
            <w:pPr>
              <w:pStyle w:val="BodyText"/>
              <w:ind w:left="0"/>
              <w:rPr>
                <w:rFonts w:cs="Arial"/>
                <w:szCs w:val="22"/>
              </w:rPr>
            </w:pPr>
            <w:r w:rsidRPr="00F0401A">
              <w:rPr>
                <w:rFonts w:cs="Arial"/>
                <w:color w:val="000000"/>
                <w:szCs w:val="22"/>
              </w:rPr>
              <w:t>GARBLING_VOLTE_VOICE</w:t>
            </w:r>
          </w:p>
        </w:tc>
      </w:tr>
      <w:tr w:rsidR="00B126A5" w:rsidRPr="00F0401A" w14:paraId="273B8126" w14:textId="77777777" w:rsidTr="00B126A5">
        <w:tc>
          <w:tcPr>
            <w:tcW w:w="9168" w:type="dxa"/>
            <w:vAlign w:val="bottom"/>
          </w:tcPr>
          <w:p w14:paraId="78105FE3" w14:textId="29CF600E" w:rsidR="00B126A5" w:rsidRPr="00F0401A" w:rsidRDefault="00B126A5" w:rsidP="00B126A5">
            <w:pPr>
              <w:pStyle w:val="BodyText"/>
              <w:ind w:left="0"/>
              <w:rPr>
                <w:rFonts w:cs="Arial"/>
                <w:szCs w:val="22"/>
              </w:rPr>
            </w:pPr>
            <w:r w:rsidRPr="00F0401A">
              <w:rPr>
                <w:rFonts w:cs="Arial"/>
                <w:color w:val="000000"/>
                <w:szCs w:val="22"/>
              </w:rPr>
              <w:lastRenderedPageBreak/>
              <w:t>IMMEDIATE_VOLUNTARY_DROP_DUE_TO_MEDIA_STOP_VOLTE</w:t>
            </w:r>
          </w:p>
        </w:tc>
      </w:tr>
      <w:tr w:rsidR="00B126A5" w:rsidRPr="00F0401A" w14:paraId="2C6254A6" w14:textId="13A4C750" w:rsidTr="00B126A5">
        <w:tc>
          <w:tcPr>
            <w:tcW w:w="9168" w:type="dxa"/>
            <w:vAlign w:val="bottom"/>
          </w:tcPr>
          <w:p w14:paraId="30D6680C" w14:textId="037F76FF" w:rsidR="00B126A5" w:rsidRPr="00F0401A" w:rsidRDefault="00B126A5" w:rsidP="00B126A5">
            <w:pPr>
              <w:pStyle w:val="BodyText"/>
              <w:ind w:left="0"/>
              <w:rPr>
                <w:rFonts w:cs="Arial"/>
                <w:szCs w:val="22"/>
              </w:rPr>
            </w:pPr>
            <w:r w:rsidRPr="00F0401A">
              <w:rPr>
                <w:rFonts w:cs="Arial"/>
                <w:color w:val="000000"/>
                <w:szCs w:val="22"/>
              </w:rPr>
              <w:t>MUTING_VOLTE_VOICE</w:t>
            </w:r>
          </w:p>
        </w:tc>
      </w:tr>
      <w:tr w:rsidR="00B126A5" w:rsidRPr="00F0401A" w14:paraId="3D547EC8" w14:textId="77777777" w:rsidTr="00B126A5">
        <w:tc>
          <w:tcPr>
            <w:tcW w:w="9168" w:type="dxa"/>
            <w:vAlign w:val="bottom"/>
          </w:tcPr>
          <w:p w14:paraId="73B31C94" w14:textId="6D909891" w:rsidR="00B126A5" w:rsidRPr="00F0401A" w:rsidRDefault="00B126A5" w:rsidP="00B126A5">
            <w:pPr>
              <w:pStyle w:val="BodyText"/>
              <w:ind w:left="0"/>
              <w:rPr>
                <w:rFonts w:cs="Arial"/>
                <w:color w:val="000000"/>
                <w:szCs w:val="22"/>
              </w:rPr>
            </w:pPr>
            <w:r w:rsidRPr="00F0401A">
              <w:rPr>
                <w:rFonts w:cs="Arial"/>
                <w:color w:val="000000"/>
                <w:szCs w:val="22"/>
              </w:rPr>
              <w:t>SOFT_DROP_DUE_TO_MEDIA_STOP_VOLTE_IMS</w:t>
            </w:r>
          </w:p>
        </w:tc>
      </w:tr>
      <w:tr w:rsidR="00B126A5" w:rsidRPr="00F0401A" w14:paraId="48449EC8" w14:textId="77777777" w:rsidTr="00B126A5">
        <w:tc>
          <w:tcPr>
            <w:tcW w:w="9168" w:type="dxa"/>
            <w:vAlign w:val="bottom"/>
          </w:tcPr>
          <w:p w14:paraId="0CE5002E" w14:textId="4780F09B" w:rsidR="00B126A5" w:rsidRPr="00F0401A" w:rsidRDefault="00B126A5" w:rsidP="001922DF">
            <w:pPr>
              <w:pStyle w:val="BodyText"/>
              <w:keepNext/>
              <w:ind w:left="0"/>
              <w:rPr>
                <w:rFonts w:cs="Arial"/>
                <w:color w:val="000000"/>
                <w:szCs w:val="22"/>
              </w:rPr>
            </w:pPr>
            <w:r w:rsidRPr="00F0401A">
              <w:rPr>
                <w:rFonts w:cs="Arial"/>
                <w:color w:val="000000"/>
                <w:szCs w:val="22"/>
              </w:rPr>
              <w:t>HARD_DROP_CC_VOLTE_IMS</w:t>
            </w:r>
          </w:p>
        </w:tc>
      </w:tr>
    </w:tbl>
    <w:p w14:paraId="59B4E6B8" w14:textId="2CAFEF0C" w:rsidR="001922DF" w:rsidRDefault="001922DF">
      <w:pPr>
        <w:pStyle w:val="Caption"/>
      </w:pPr>
      <w:r>
        <w:t xml:space="preserve">                                             Table </w:t>
      </w:r>
      <w:r w:rsidR="009B1024">
        <w:fldChar w:fldCharType="begin"/>
      </w:r>
      <w:r w:rsidR="009B1024">
        <w:instrText xml:space="preserve"> SEQ Table \* ARABIC </w:instrText>
      </w:r>
      <w:r w:rsidR="009B1024">
        <w:fldChar w:fldCharType="separate"/>
      </w:r>
      <w:r w:rsidR="00C850A7">
        <w:rPr>
          <w:noProof/>
        </w:rPr>
        <w:t>2</w:t>
      </w:r>
      <w:r w:rsidR="009B1024">
        <w:rPr>
          <w:noProof/>
        </w:rPr>
        <w:fldChar w:fldCharType="end"/>
      </w:r>
      <w:r>
        <w:t xml:space="preserve">: </w:t>
      </w:r>
      <w:r w:rsidRPr="00AA2ECC">
        <w:t>List of normalized variables used for PCA</w:t>
      </w:r>
    </w:p>
    <w:p w14:paraId="54C6A762" w14:textId="7A85E0D3" w:rsidR="0031190C" w:rsidRPr="00F0401A" w:rsidRDefault="0035716E" w:rsidP="0035716E">
      <w:pPr>
        <w:pStyle w:val="Caption"/>
        <w:rPr>
          <w:rFonts w:cs="Arial"/>
          <w:sz w:val="22"/>
          <w:szCs w:val="22"/>
        </w:rPr>
      </w:pPr>
      <w:r w:rsidRPr="00F0401A">
        <w:rPr>
          <w:rFonts w:cs="Arial"/>
          <w:sz w:val="22"/>
          <w:szCs w:val="22"/>
        </w:rPr>
        <w:t xml:space="preserve">                               </w:t>
      </w:r>
    </w:p>
    <w:p w14:paraId="2905B3FF" w14:textId="16EE8C14" w:rsidR="005C3FA6" w:rsidRPr="00F0401A" w:rsidRDefault="000F3643" w:rsidP="00276143">
      <w:pPr>
        <w:pStyle w:val="Heading3"/>
        <w:rPr>
          <w:rFonts w:cs="Arial"/>
          <w:szCs w:val="22"/>
        </w:rPr>
      </w:pPr>
      <w:bookmarkStart w:id="25" w:name="_Toc10641075"/>
      <w:r w:rsidRPr="00F0401A">
        <w:rPr>
          <w:rFonts w:cs="Arial"/>
          <w:szCs w:val="22"/>
        </w:rPr>
        <w:t>Defining Ranking W</w:t>
      </w:r>
      <w:r w:rsidR="00DC5DA7" w:rsidRPr="00F0401A">
        <w:rPr>
          <w:rFonts w:cs="Arial"/>
          <w:szCs w:val="22"/>
        </w:rPr>
        <w:t>indow:</w:t>
      </w:r>
      <w:bookmarkEnd w:id="25"/>
    </w:p>
    <w:p w14:paraId="58808A2B" w14:textId="5F2B56FE" w:rsidR="00BC3460" w:rsidRPr="00F0401A" w:rsidRDefault="00BC3460" w:rsidP="00BC3460">
      <w:pPr>
        <w:pStyle w:val="BodyText"/>
        <w:rPr>
          <w:rFonts w:cs="Arial"/>
          <w:szCs w:val="22"/>
        </w:rPr>
      </w:pPr>
      <w:r w:rsidRPr="00F0401A">
        <w:rPr>
          <w:rFonts w:cs="Arial"/>
          <w:szCs w:val="22"/>
        </w:rPr>
        <w:t>D</w:t>
      </w:r>
      <w:r w:rsidR="00DB1393" w:rsidRPr="00F0401A">
        <w:rPr>
          <w:rFonts w:cs="Arial"/>
          <w:szCs w:val="22"/>
        </w:rPr>
        <w:t>ata</w:t>
      </w:r>
      <w:r w:rsidRPr="00F0401A">
        <w:rPr>
          <w:rFonts w:cs="Arial"/>
          <w:szCs w:val="22"/>
        </w:rPr>
        <w:t xml:space="preserve"> of all incidence parameters are collected </w:t>
      </w:r>
      <w:r w:rsidR="00887F54" w:rsidRPr="00F0401A">
        <w:rPr>
          <w:rFonts w:cs="Arial"/>
          <w:szCs w:val="22"/>
        </w:rPr>
        <w:t>on daily basis</w:t>
      </w:r>
      <w:r w:rsidRPr="00F0401A">
        <w:rPr>
          <w:rFonts w:cs="Arial"/>
          <w:szCs w:val="22"/>
        </w:rPr>
        <w:t xml:space="preserve"> for each cell level. This is the </w:t>
      </w:r>
      <w:r w:rsidR="00A27B8F" w:rsidRPr="00F0401A">
        <w:rPr>
          <w:rFonts w:cs="Arial"/>
          <w:szCs w:val="22"/>
        </w:rPr>
        <w:t>minimum</w:t>
      </w:r>
      <w:r w:rsidRPr="00F0401A">
        <w:rPr>
          <w:rFonts w:cs="Arial"/>
          <w:szCs w:val="22"/>
        </w:rPr>
        <w:t xml:space="preserve"> time granularity data is available for this study. Within a day how the cell performances vary is not captured</w:t>
      </w:r>
      <w:r w:rsidR="00014DDE" w:rsidRPr="00F0401A">
        <w:rPr>
          <w:rFonts w:cs="Arial"/>
          <w:szCs w:val="22"/>
        </w:rPr>
        <w:t xml:space="preserve"> whereas business demands to rank or score the cells on daily basis. As a result, historical behavior of the cells up to certain</w:t>
      </w:r>
      <w:r w:rsidR="00326FD5" w:rsidRPr="00F0401A">
        <w:rPr>
          <w:rFonts w:cs="Arial"/>
          <w:szCs w:val="22"/>
        </w:rPr>
        <w:t xml:space="preserve"> historical</w:t>
      </w:r>
      <w:r w:rsidR="00014DDE" w:rsidRPr="00F0401A">
        <w:rPr>
          <w:rFonts w:cs="Arial"/>
          <w:szCs w:val="22"/>
        </w:rPr>
        <w:t xml:space="preserve"> time period is to be considered </w:t>
      </w:r>
      <w:r w:rsidR="005664C1" w:rsidRPr="00F0401A">
        <w:rPr>
          <w:rFonts w:cs="Arial"/>
          <w:szCs w:val="22"/>
        </w:rPr>
        <w:t>to rank them i.e</w:t>
      </w:r>
      <w:r w:rsidR="00326FD5" w:rsidRPr="00F0401A">
        <w:rPr>
          <w:rFonts w:cs="Arial"/>
          <w:szCs w:val="22"/>
        </w:rPr>
        <w:t>.</w:t>
      </w:r>
      <w:r w:rsidR="005664C1" w:rsidRPr="00F0401A">
        <w:rPr>
          <w:rFonts w:cs="Arial"/>
          <w:szCs w:val="22"/>
        </w:rPr>
        <w:t xml:space="preserve"> the current</w:t>
      </w:r>
      <w:r w:rsidR="00A10154" w:rsidRPr="00F0401A">
        <w:rPr>
          <w:rFonts w:cs="Arial"/>
          <w:szCs w:val="22"/>
        </w:rPr>
        <w:t xml:space="preserve"> rank</w:t>
      </w:r>
      <w:r w:rsidR="005664C1" w:rsidRPr="00F0401A">
        <w:rPr>
          <w:rFonts w:cs="Arial"/>
          <w:szCs w:val="22"/>
        </w:rPr>
        <w:t>ing</w:t>
      </w:r>
      <w:r w:rsidR="00A10154" w:rsidRPr="00F0401A">
        <w:rPr>
          <w:rFonts w:cs="Arial"/>
          <w:szCs w:val="22"/>
        </w:rPr>
        <w:t xml:space="preserve"> of </w:t>
      </w:r>
      <w:r w:rsidR="00F760B8" w:rsidRPr="00F0401A">
        <w:rPr>
          <w:rFonts w:cs="Arial"/>
          <w:szCs w:val="22"/>
        </w:rPr>
        <w:t xml:space="preserve">a </w:t>
      </w:r>
      <w:r w:rsidR="00A10154" w:rsidRPr="00F0401A">
        <w:rPr>
          <w:rFonts w:cs="Arial"/>
          <w:szCs w:val="22"/>
        </w:rPr>
        <w:t xml:space="preserve">cell would </w:t>
      </w:r>
      <w:r w:rsidR="00326FD5" w:rsidRPr="00F0401A">
        <w:rPr>
          <w:rFonts w:cs="Arial"/>
          <w:szCs w:val="22"/>
        </w:rPr>
        <w:t>depend</w:t>
      </w:r>
      <w:r w:rsidR="00A10154" w:rsidRPr="00F0401A">
        <w:rPr>
          <w:rFonts w:cs="Arial"/>
          <w:szCs w:val="22"/>
        </w:rPr>
        <w:t xml:space="preserve"> on its own historical performance and relative performance </w:t>
      </w:r>
      <w:r w:rsidR="00D074D2" w:rsidRPr="00F0401A">
        <w:rPr>
          <w:rFonts w:cs="Arial"/>
          <w:szCs w:val="22"/>
        </w:rPr>
        <w:t>of the other cells.</w:t>
      </w:r>
      <w:r w:rsidR="00A10154" w:rsidRPr="00F0401A">
        <w:rPr>
          <w:rFonts w:cs="Arial"/>
          <w:szCs w:val="22"/>
        </w:rPr>
        <w:t xml:space="preserve"> </w:t>
      </w:r>
      <w:r w:rsidR="00014DDE" w:rsidRPr="00F0401A">
        <w:rPr>
          <w:rFonts w:cs="Arial"/>
          <w:szCs w:val="22"/>
        </w:rPr>
        <w:t>For daily ranking</w:t>
      </w:r>
      <w:r w:rsidR="0067208D" w:rsidRPr="00F0401A">
        <w:rPr>
          <w:rFonts w:cs="Arial"/>
          <w:szCs w:val="22"/>
        </w:rPr>
        <w:t>,</w:t>
      </w:r>
      <w:r w:rsidR="00014DDE" w:rsidRPr="00F0401A">
        <w:rPr>
          <w:rFonts w:cs="Arial"/>
          <w:szCs w:val="22"/>
        </w:rPr>
        <w:t xml:space="preserve"> how many days to consider is t</w:t>
      </w:r>
      <w:r w:rsidR="00833C39" w:rsidRPr="00F0401A">
        <w:rPr>
          <w:rFonts w:cs="Arial"/>
          <w:szCs w:val="22"/>
        </w:rPr>
        <w:t xml:space="preserve">o be determined analytically. For this analysis, we </w:t>
      </w:r>
      <w:r w:rsidR="0067208D" w:rsidRPr="00F0401A">
        <w:rPr>
          <w:rFonts w:cs="Arial"/>
          <w:szCs w:val="22"/>
        </w:rPr>
        <w:t xml:space="preserve">have </w:t>
      </w:r>
      <w:r w:rsidR="00833C39" w:rsidRPr="00F0401A">
        <w:rPr>
          <w:rFonts w:cs="Arial"/>
          <w:szCs w:val="22"/>
        </w:rPr>
        <w:t>consider</w:t>
      </w:r>
      <w:r w:rsidR="0067208D" w:rsidRPr="00F0401A">
        <w:rPr>
          <w:rFonts w:cs="Arial"/>
          <w:szCs w:val="22"/>
        </w:rPr>
        <w:t>ed</w:t>
      </w:r>
      <w:r w:rsidR="00833C39" w:rsidRPr="00F0401A">
        <w:rPr>
          <w:rFonts w:cs="Arial"/>
          <w:szCs w:val="22"/>
        </w:rPr>
        <w:t xml:space="preserve"> 1 to 15 days of</w:t>
      </w:r>
      <w:r w:rsidR="005664C1" w:rsidRPr="00F0401A">
        <w:rPr>
          <w:rFonts w:cs="Arial"/>
          <w:szCs w:val="22"/>
        </w:rPr>
        <w:t xml:space="preserve"> rolling window</w:t>
      </w:r>
      <w:r w:rsidR="00833C39" w:rsidRPr="00F0401A">
        <w:rPr>
          <w:rFonts w:cs="Arial"/>
          <w:szCs w:val="22"/>
        </w:rPr>
        <w:t xml:space="preserve"> and for each</w:t>
      </w:r>
      <w:r w:rsidR="00D074D2" w:rsidRPr="00F0401A">
        <w:rPr>
          <w:rFonts w:cs="Arial"/>
          <w:szCs w:val="22"/>
        </w:rPr>
        <w:t xml:space="preserve"> chosen</w:t>
      </w:r>
      <w:r w:rsidR="00326FD5" w:rsidRPr="00F0401A">
        <w:rPr>
          <w:rFonts w:cs="Arial"/>
          <w:szCs w:val="22"/>
        </w:rPr>
        <w:t xml:space="preserve"> rolling</w:t>
      </w:r>
      <w:r w:rsidR="00D074D2" w:rsidRPr="00F0401A">
        <w:rPr>
          <w:rFonts w:cs="Arial"/>
          <w:szCs w:val="22"/>
        </w:rPr>
        <w:t xml:space="preserve"> time window</w:t>
      </w:r>
      <w:r w:rsidR="00833C39" w:rsidRPr="00F0401A">
        <w:rPr>
          <w:rFonts w:cs="Arial"/>
          <w:szCs w:val="22"/>
        </w:rPr>
        <w:t xml:space="preserve"> we </w:t>
      </w:r>
      <w:r w:rsidR="0067208D" w:rsidRPr="00F0401A">
        <w:rPr>
          <w:rFonts w:cs="Arial"/>
          <w:szCs w:val="22"/>
        </w:rPr>
        <w:t xml:space="preserve">have </w:t>
      </w:r>
      <w:r w:rsidR="00833C39" w:rsidRPr="00F0401A">
        <w:rPr>
          <w:rFonts w:cs="Arial"/>
          <w:szCs w:val="22"/>
        </w:rPr>
        <w:t>determine</w:t>
      </w:r>
      <w:r w:rsidR="0067208D" w:rsidRPr="00F0401A">
        <w:rPr>
          <w:rFonts w:cs="Arial"/>
          <w:szCs w:val="22"/>
        </w:rPr>
        <w:t>d</w:t>
      </w:r>
      <w:r w:rsidR="00833C39" w:rsidRPr="00F0401A">
        <w:rPr>
          <w:rFonts w:cs="Arial"/>
          <w:szCs w:val="22"/>
        </w:rPr>
        <w:t xml:space="preserve"> th</w:t>
      </w:r>
      <w:r w:rsidR="00326FD5" w:rsidRPr="00F0401A">
        <w:rPr>
          <w:rFonts w:cs="Arial"/>
          <w:szCs w:val="22"/>
        </w:rPr>
        <w:t xml:space="preserve">e standard deviation </w:t>
      </w:r>
      <w:r w:rsidR="00D074D2" w:rsidRPr="00F0401A">
        <w:rPr>
          <w:rFonts w:cs="Arial"/>
          <w:szCs w:val="22"/>
        </w:rPr>
        <w:t>of the call incidence parameters</w:t>
      </w:r>
      <w:r w:rsidR="00BD48E9" w:rsidRPr="00F0401A">
        <w:rPr>
          <w:rFonts w:cs="Arial"/>
          <w:szCs w:val="22"/>
        </w:rPr>
        <w:t>. A</w:t>
      </w:r>
      <w:r w:rsidR="00833C39" w:rsidRPr="00F0401A">
        <w:rPr>
          <w:rFonts w:cs="Arial"/>
          <w:szCs w:val="22"/>
        </w:rPr>
        <w:t>s the number of days are increasing</w:t>
      </w:r>
      <w:r w:rsidR="00D074D2" w:rsidRPr="00F0401A">
        <w:rPr>
          <w:rFonts w:cs="Arial"/>
          <w:szCs w:val="22"/>
        </w:rPr>
        <w:t xml:space="preserve"> to calculate the moving average,</w:t>
      </w:r>
      <w:r w:rsidR="00833C39" w:rsidRPr="00F0401A">
        <w:rPr>
          <w:rFonts w:cs="Arial"/>
          <w:szCs w:val="22"/>
        </w:rPr>
        <w:t xml:space="preserve"> the standard deviation</w:t>
      </w:r>
      <w:r w:rsidR="00D074D2" w:rsidRPr="00F0401A">
        <w:rPr>
          <w:rFonts w:cs="Arial"/>
          <w:szCs w:val="22"/>
        </w:rPr>
        <w:t xml:space="preserve"> of the call incidence parameter</w:t>
      </w:r>
      <w:r w:rsidR="00833C39" w:rsidRPr="00F0401A">
        <w:rPr>
          <w:rFonts w:cs="Arial"/>
          <w:szCs w:val="22"/>
        </w:rPr>
        <w:t xml:space="preserve"> is decreasing</w:t>
      </w:r>
      <w:r w:rsidR="00D074D2" w:rsidRPr="00F0401A">
        <w:rPr>
          <w:rFonts w:cs="Arial"/>
          <w:szCs w:val="22"/>
        </w:rPr>
        <w:t>.</w:t>
      </w:r>
      <w:r w:rsidR="00833C39" w:rsidRPr="00F0401A">
        <w:rPr>
          <w:rFonts w:cs="Arial"/>
          <w:szCs w:val="22"/>
        </w:rPr>
        <w:t xml:space="preserve"> </w:t>
      </w:r>
    </w:p>
    <w:p w14:paraId="045BCC89" w14:textId="4A59787B" w:rsidR="00830E33" w:rsidRPr="00F0401A" w:rsidRDefault="00830E33" w:rsidP="00833C39">
      <w:pPr>
        <w:pStyle w:val="BodyText"/>
        <w:ind w:left="1350"/>
        <w:rPr>
          <w:rFonts w:cs="Arial"/>
          <w:szCs w:val="22"/>
        </w:rPr>
      </w:pPr>
      <w:r w:rsidRPr="00F0401A">
        <w:rPr>
          <w:rFonts w:cs="Arial"/>
          <w:szCs w:val="22"/>
        </w:rPr>
        <w:t xml:space="preserve">For band 2100, we </w:t>
      </w:r>
      <w:r w:rsidR="007357A4" w:rsidRPr="00F0401A">
        <w:rPr>
          <w:rFonts w:cs="Arial"/>
          <w:szCs w:val="22"/>
        </w:rPr>
        <w:t xml:space="preserve">have </w:t>
      </w:r>
      <w:r w:rsidRPr="00F0401A">
        <w:rPr>
          <w:rFonts w:cs="Arial"/>
          <w:szCs w:val="22"/>
        </w:rPr>
        <w:t xml:space="preserve">observed the decreasing standard deviation with increasing number of days of moving averages. </w:t>
      </w:r>
    </w:p>
    <w:p w14:paraId="789472FC" w14:textId="77777777" w:rsidR="00830E33" w:rsidRPr="00F0401A" w:rsidRDefault="00830E33" w:rsidP="00830E33">
      <w:pPr>
        <w:pStyle w:val="BodyText"/>
        <w:rPr>
          <w:rFonts w:cs="Arial"/>
          <w:b/>
          <w:szCs w:val="22"/>
        </w:rPr>
      </w:pPr>
    </w:p>
    <w:p w14:paraId="22C4019F" w14:textId="050134DE" w:rsidR="00AB2388" w:rsidRPr="00F0401A" w:rsidRDefault="00AB2388" w:rsidP="00AB2388">
      <w:pPr>
        <w:pStyle w:val="BodyText"/>
        <w:rPr>
          <w:rFonts w:cs="Arial"/>
          <w:szCs w:val="22"/>
        </w:rPr>
      </w:pPr>
    </w:p>
    <w:p w14:paraId="541D1572" w14:textId="1AB0353B" w:rsidR="00AB2388" w:rsidRPr="00F0401A" w:rsidRDefault="00AB2388" w:rsidP="00AB2388">
      <w:pPr>
        <w:pStyle w:val="BodyText"/>
        <w:rPr>
          <w:rFonts w:cs="Arial"/>
          <w:szCs w:val="22"/>
        </w:rPr>
      </w:pPr>
    </w:p>
    <w:p w14:paraId="2BC61378" w14:textId="77777777" w:rsidR="00BB4277" w:rsidRPr="00F0401A" w:rsidRDefault="00F07E7C" w:rsidP="00BB4277">
      <w:pPr>
        <w:pStyle w:val="BodyText"/>
        <w:keepNext/>
        <w:rPr>
          <w:rFonts w:cs="Arial"/>
          <w:szCs w:val="22"/>
        </w:rPr>
      </w:pPr>
      <w:r w:rsidRPr="00F0401A">
        <w:rPr>
          <w:rFonts w:cs="Arial"/>
          <w:noProof/>
          <w:szCs w:val="22"/>
        </w:rPr>
        <w:lastRenderedPageBreak/>
        <w:drawing>
          <wp:inline distT="0" distB="0" distL="0" distR="0" wp14:anchorId="10FF5E19" wp14:editId="2381CDE6">
            <wp:extent cx="4848225" cy="2897580"/>
            <wp:effectExtent l="0" t="0" r="9525" b="1714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804F22F" w14:textId="77777777" w:rsidR="00F760B8" w:rsidRPr="00F0401A" w:rsidRDefault="00833C39" w:rsidP="00BB4277">
      <w:pPr>
        <w:pStyle w:val="Caption"/>
        <w:rPr>
          <w:rFonts w:cs="Arial"/>
          <w:sz w:val="22"/>
          <w:szCs w:val="22"/>
        </w:rPr>
      </w:pPr>
      <w:r w:rsidRPr="00F0401A">
        <w:rPr>
          <w:rFonts w:cs="Arial"/>
          <w:sz w:val="22"/>
          <w:szCs w:val="22"/>
        </w:rPr>
        <w:t xml:space="preserve">                         </w:t>
      </w:r>
      <w:r w:rsidR="00F760B8" w:rsidRPr="00F0401A">
        <w:rPr>
          <w:rFonts w:cs="Arial"/>
          <w:sz w:val="22"/>
          <w:szCs w:val="22"/>
        </w:rPr>
        <w:t xml:space="preserve"> </w:t>
      </w:r>
    </w:p>
    <w:p w14:paraId="74F6CE27" w14:textId="7638638F" w:rsidR="00AB2388" w:rsidRPr="00F0401A" w:rsidRDefault="00326FD5" w:rsidP="00BB4277">
      <w:pPr>
        <w:pStyle w:val="Caption"/>
        <w:rPr>
          <w:rFonts w:cs="Arial"/>
          <w:sz w:val="22"/>
          <w:szCs w:val="22"/>
        </w:rPr>
      </w:pPr>
      <w:r w:rsidRPr="00F0401A">
        <w:rPr>
          <w:rFonts w:cs="Arial"/>
          <w:sz w:val="22"/>
          <w:szCs w:val="22"/>
        </w:rPr>
        <w:t xml:space="preserve">               </w:t>
      </w:r>
      <w:r w:rsidR="00BB4277" w:rsidRPr="00F0401A">
        <w:rPr>
          <w:rFonts w:cs="Arial"/>
          <w:sz w:val="22"/>
          <w:szCs w:val="22"/>
        </w:rPr>
        <w:t xml:space="preserve">Figure </w:t>
      </w:r>
      <w:r w:rsidR="00712F6B" w:rsidRPr="00F0401A">
        <w:rPr>
          <w:rFonts w:cs="Arial"/>
          <w:sz w:val="22"/>
          <w:szCs w:val="22"/>
        </w:rPr>
        <w:fldChar w:fldCharType="begin"/>
      </w:r>
      <w:r w:rsidR="00712F6B" w:rsidRPr="00F0401A">
        <w:rPr>
          <w:rFonts w:cs="Arial"/>
          <w:sz w:val="22"/>
          <w:szCs w:val="22"/>
        </w:rPr>
        <w:instrText xml:space="preserve"> SEQ Figure \* ARABIC </w:instrText>
      </w:r>
      <w:r w:rsidR="00712F6B" w:rsidRPr="00F0401A">
        <w:rPr>
          <w:rFonts w:cs="Arial"/>
          <w:sz w:val="22"/>
          <w:szCs w:val="22"/>
        </w:rPr>
        <w:fldChar w:fldCharType="separate"/>
      </w:r>
      <w:r w:rsidR="00B27E0A">
        <w:rPr>
          <w:rFonts w:cs="Arial"/>
          <w:noProof/>
          <w:sz w:val="22"/>
          <w:szCs w:val="22"/>
        </w:rPr>
        <w:t>5</w:t>
      </w:r>
      <w:r w:rsidR="00712F6B" w:rsidRPr="00F0401A">
        <w:rPr>
          <w:rFonts w:cs="Arial"/>
          <w:noProof/>
          <w:sz w:val="22"/>
          <w:szCs w:val="22"/>
        </w:rPr>
        <w:fldChar w:fldCharType="end"/>
      </w:r>
      <w:r w:rsidR="00BB4277" w:rsidRPr="00F0401A">
        <w:rPr>
          <w:rFonts w:cs="Arial"/>
          <w:sz w:val="22"/>
          <w:szCs w:val="22"/>
        </w:rPr>
        <w:t>:</w:t>
      </w:r>
      <w:r w:rsidR="00F760B8" w:rsidRPr="00F0401A">
        <w:rPr>
          <w:rFonts w:cs="Arial"/>
          <w:sz w:val="22"/>
          <w:szCs w:val="22"/>
        </w:rPr>
        <w:t xml:space="preserve"> </w:t>
      </w:r>
      <w:r w:rsidR="007C2C61" w:rsidRPr="00F0401A">
        <w:rPr>
          <w:rFonts w:cs="Arial"/>
          <w:sz w:val="22"/>
          <w:szCs w:val="22"/>
        </w:rPr>
        <w:t>For band 2100</w:t>
      </w:r>
      <w:r w:rsidR="00833C39" w:rsidRPr="00F0401A">
        <w:rPr>
          <w:rFonts w:cs="Arial"/>
          <w:sz w:val="22"/>
          <w:szCs w:val="22"/>
        </w:rPr>
        <w:t xml:space="preserve"> </w:t>
      </w:r>
      <w:r w:rsidR="007C2C61" w:rsidRPr="00F0401A">
        <w:rPr>
          <w:rFonts w:cs="Arial"/>
          <w:sz w:val="22"/>
          <w:szCs w:val="22"/>
        </w:rPr>
        <w:t>d</w:t>
      </w:r>
      <w:r w:rsidR="00F760B8" w:rsidRPr="00F0401A">
        <w:rPr>
          <w:rFonts w:cs="Arial"/>
          <w:sz w:val="22"/>
          <w:szCs w:val="22"/>
        </w:rPr>
        <w:t xml:space="preserve">ecreasing standard deviation of access failure for increasing rolling moving average </w:t>
      </w:r>
      <w:r w:rsidR="00833C39" w:rsidRPr="00F0401A">
        <w:rPr>
          <w:rFonts w:cs="Arial"/>
          <w:sz w:val="22"/>
          <w:szCs w:val="22"/>
        </w:rPr>
        <w:t xml:space="preserve"> </w:t>
      </w:r>
    </w:p>
    <w:p w14:paraId="25C242BC" w14:textId="293F03CA" w:rsidR="00F760B8" w:rsidRPr="00F0401A" w:rsidRDefault="00F760B8" w:rsidP="00F760B8">
      <w:pPr>
        <w:rPr>
          <w:rFonts w:cs="Arial"/>
          <w:szCs w:val="22"/>
          <w:lang w:val="en-US"/>
        </w:rPr>
      </w:pPr>
    </w:p>
    <w:p w14:paraId="41AA572E" w14:textId="5E2F0903" w:rsidR="00712F6B" w:rsidRPr="00F0401A" w:rsidRDefault="002B1C13" w:rsidP="00F760B8">
      <w:pPr>
        <w:pStyle w:val="BodyText"/>
        <w:ind w:left="1350"/>
        <w:rPr>
          <w:rFonts w:cs="Arial"/>
          <w:szCs w:val="22"/>
        </w:rPr>
      </w:pPr>
      <w:r w:rsidRPr="00F0401A">
        <w:rPr>
          <w:rFonts w:cs="Arial"/>
          <w:szCs w:val="22"/>
        </w:rPr>
        <w:t>In the graph above</w:t>
      </w:r>
      <w:r w:rsidR="00066563" w:rsidRPr="00F0401A">
        <w:rPr>
          <w:rFonts w:cs="Arial"/>
          <w:szCs w:val="22"/>
        </w:rPr>
        <w:t>, x axis represents the number of days for defining moving average and y axis represents the measured standard deviation of all the cells within the band 2100.</w:t>
      </w:r>
      <w:r w:rsidRPr="00F0401A">
        <w:rPr>
          <w:rFonts w:cs="Arial"/>
          <w:szCs w:val="22"/>
        </w:rPr>
        <w:t xml:space="preserve"> </w:t>
      </w:r>
      <w:r w:rsidR="00F760B8" w:rsidRPr="00F0401A">
        <w:rPr>
          <w:rFonts w:cs="Arial"/>
          <w:szCs w:val="22"/>
        </w:rPr>
        <w:t xml:space="preserve">We </w:t>
      </w:r>
      <w:r w:rsidR="004F3A9F" w:rsidRPr="00F0401A">
        <w:rPr>
          <w:rFonts w:cs="Arial"/>
          <w:szCs w:val="22"/>
        </w:rPr>
        <w:t xml:space="preserve">have </w:t>
      </w:r>
      <w:r w:rsidR="00F760B8" w:rsidRPr="00F0401A">
        <w:rPr>
          <w:rFonts w:cs="Arial"/>
          <w:szCs w:val="22"/>
        </w:rPr>
        <w:t>observe</w:t>
      </w:r>
      <w:r w:rsidR="004F3A9F" w:rsidRPr="00F0401A">
        <w:rPr>
          <w:rFonts w:cs="Arial"/>
          <w:szCs w:val="22"/>
        </w:rPr>
        <w:t>d</w:t>
      </w:r>
      <w:r w:rsidR="00F760B8" w:rsidRPr="00F0401A">
        <w:rPr>
          <w:rFonts w:cs="Arial"/>
          <w:szCs w:val="22"/>
        </w:rPr>
        <w:t xml:space="preserve"> the break-even point at 7 or 8 days rolling moving average</w:t>
      </w:r>
      <w:r w:rsidR="004F3A9F" w:rsidRPr="00F0401A">
        <w:rPr>
          <w:rFonts w:cs="Arial"/>
          <w:szCs w:val="22"/>
        </w:rPr>
        <w:t>.</w:t>
      </w:r>
      <w:r w:rsidR="00F760B8" w:rsidRPr="00F0401A">
        <w:rPr>
          <w:rFonts w:cs="Arial"/>
          <w:szCs w:val="22"/>
        </w:rPr>
        <w:t xml:space="preserve"> </w:t>
      </w:r>
      <w:r w:rsidR="004F3A9F" w:rsidRPr="00F0401A">
        <w:rPr>
          <w:rFonts w:cs="Arial"/>
          <w:szCs w:val="22"/>
        </w:rPr>
        <w:t>It</w:t>
      </w:r>
      <w:r w:rsidR="00F760B8" w:rsidRPr="00F0401A">
        <w:rPr>
          <w:rFonts w:cs="Arial"/>
          <w:szCs w:val="22"/>
        </w:rPr>
        <w:t xml:space="preserve"> </w:t>
      </w:r>
      <w:r w:rsidR="004F3A9F" w:rsidRPr="00F0401A">
        <w:rPr>
          <w:rFonts w:cs="Arial"/>
          <w:szCs w:val="22"/>
        </w:rPr>
        <w:t>emphasizes</w:t>
      </w:r>
      <w:r w:rsidR="00F760B8" w:rsidRPr="00F0401A">
        <w:rPr>
          <w:rFonts w:cs="Arial"/>
          <w:szCs w:val="22"/>
        </w:rPr>
        <w:t xml:space="preserve"> even for the increasing number of historical days for rolling moving average, the overall standard deviation of “Access failure “is getting stabilized around 7-8 days.  </w:t>
      </w:r>
    </w:p>
    <w:p w14:paraId="4F978EF4" w14:textId="7A5C83A0" w:rsidR="00F760B8" w:rsidRPr="00F0401A" w:rsidRDefault="00712F6B" w:rsidP="00326FD5">
      <w:pPr>
        <w:pStyle w:val="BodyText"/>
        <w:ind w:left="1350"/>
        <w:rPr>
          <w:rFonts w:cs="Arial"/>
          <w:szCs w:val="22"/>
        </w:rPr>
      </w:pPr>
      <w:r w:rsidRPr="00F0401A">
        <w:rPr>
          <w:rFonts w:cs="Arial"/>
          <w:szCs w:val="22"/>
        </w:rPr>
        <w:t>For</w:t>
      </w:r>
      <w:r w:rsidR="00326FD5" w:rsidRPr="00F0401A">
        <w:rPr>
          <w:rFonts w:cs="Arial"/>
          <w:szCs w:val="22"/>
        </w:rPr>
        <w:t xml:space="preserve"> all</w:t>
      </w:r>
      <w:r w:rsidRPr="00F0401A">
        <w:rPr>
          <w:rFonts w:cs="Arial"/>
          <w:szCs w:val="22"/>
        </w:rPr>
        <w:t xml:space="preserve"> the other incidence parameters, we </w:t>
      </w:r>
      <w:r w:rsidR="00C77B59" w:rsidRPr="00F0401A">
        <w:rPr>
          <w:rFonts w:cs="Arial"/>
          <w:szCs w:val="22"/>
        </w:rPr>
        <w:t xml:space="preserve">have </w:t>
      </w:r>
      <w:r w:rsidRPr="00F0401A">
        <w:rPr>
          <w:rFonts w:cs="Arial"/>
          <w:szCs w:val="22"/>
        </w:rPr>
        <w:t>observe</w:t>
      </w:r>
      <w:r w:rsidR="00C77B59" w:rsidRPr="00F0401A">
        <w:rPr>
          <w:rFonts w:cs="Arial"/>
          <w:szCs w:val="22"/>
        </w:rPr>
        <w:t>d</w:t>
      </w:r>
      <w:r w:rsidRPr="00F0401A">
        <w:rPr>
          <w:rFonts w:cs="Arial"/>
          <w:szCs w:val="22"/>
        </w:rPr>
        <w:t xml:space="preserve"> similar pattern. In the following figures it is illustrated th</w:t>
      </w:r>
      <w:r w:rsidR="00326FD5" w:rsidRPr="00F0401A">
        <w:rPr>
          <w:rFonts w:cs="Arial"/>
          <w:szCs w:val="22"/>
        </w:rPr>
        <w:t>at</w:t>
      </w:r>
      <w:r w:rsidRPr="00F0401A">
        <w:rPr>
          <w:rFonts w:cs="Arial"/>
          <w:szCs w:val="22"/>
        </w:rPr>
        <w:t xml:space="preserve"> similar pattern</w:t>
      </w:r>
      <w:r w:rsidR="00326FD5" w:rsidRPr="00F0401A">
        <w:rPr>
          <w:rFonts w:cs="Arial"/>
          <w:szCs w:val="22"/>
        </w:rPr>
        <w:t xml:space="preserve"> is observed for all the call incidence parameters</w:t>
      </w:r>
      <w:r w:rsidRPr="00F0401A">
        <w:rPr>
          <w:rFonts w:cs="Arial"/>
          <w:szCs w:val="22"/>
        </w:rPr>
        <w:t>.</w:t>
      </w:r>
      <w:r w:rsidR="00F760B8" w:rsidRPr="00F0401A">
        <w:rPr>
          <w:rFonts w:cs="Arial"/>
          <w:szCs w:val="22"/>
        </w:rPr>
        <w:t xml:space="preserve">    </w:t>
      </w:r>
    </w:p>
    <w:p w14:paraId="718131CC" w14:textId="77777777" w:rsidR="00F760B8" w:rsidRPr="00F0401A" w:rsidRDefault="00F760B8" w:rsidP="00F760B8">
      <w:pPr>
        <w:rPr>
          <w:rFonts w:cs="Arial"/>
          <w:szCs w:val="22"/>
          <w:lang w:val="en-US"/>
        </w:rPr>
      </w:pPr>
    </w:p>
    <w:p w14:paraId="79E7B864" w14:textId="282C73D5" w:rsidR="00F07E7C" w:rsidRPr="00F0401A" w:rsidRDefault="00F07E7C" w:rsidP="00AB2388">
      <w:pPr>
        <w:pStyle w:val="BodyText"/>
        <w:rPr>
          <w:rFonts w:cs="Arial"/>
          <w:szCs w:val="22"/>
        </w:rPr>
      </w:pPr>
    </w:p>
    <w:p w14:paraId="5A8F6A30" w14:textId="77777777" w:rsidR="00833C39" w:rsidRPr="00F0401A" w:rsidRDefault="00F07E7C" w:rsidP="00833C39">
      <w:pPr>
        <w:pStyle w:val="BodyText"/>
        <w:keepNext/>
        <w:rPr>
          <w:rFonts w:cs="Arial"/>
          <w:szCs w:val="22"/>
        </w:rPr>
      </w:pPr>
      <w:r w:rsidRPr="00F0401A">
        <w:rPr>
          <w:rFonts w:cs="Arial"/>
          <w:noProof/>
          <w:szCs w:val="22"/>
        </w:rPr>
        <w:lastRenderedPageBreak/>
        <w:drawing>
          <wp:inline distT="0" distB="0" distL="0" distR="0" wp14:anchorId="241DBC51" wp14:editId="16B73CC1">
            <wp:extent cx="4838700" cy="2992582"/>
            <wp:effectExtent l="0" t="0" r="0" b="1778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C647E35" w14:textId="34CB8F31" w:rsidR="00F07E7C" w:rsidRPr="00F0401A" w:rsidRDefault="00833C39" w:rsidP="00BB4277">
      <w:pPr>
        <w:pStyle w:val="Caption"/>
        <w:rPr>
          <w:rFonts w:cs="Arial"/>
          <w:sz w:val="22"/>
          <w:szCs w:val="22"/>
        </w:rPr>
      </w:pPr>
      <w:r w:rsidRPr="00F0401A">
        <w:rPr>
          <w:rFonts w:cs="Arial"/>
          <w:sz w:val="22"/>
          <w:szCs w:val="22"/>
        </w:rPr>
        <w:t xml:space="preserve">                              Figure </w:t>
      </w:r>
      <w:r w:rsidR="00712F6B" w:rsidRPr="00F0401A">
        <w:rPr>
          <w:rFonts w:cs="Arial"/>
          <w:sz w:val="22"/>
          <w:szCs w:val="22"/>
        </w:rPr>
        <w:fldChar w:fldCharType="begin"/>
      </w:r>
      <w:r w:rsidR="00712F6B" w:rsidRPr="00F0401A">
        <w:rPr>
          <w:rFonts w:cs="Arial"/>
          <w:sz w:val="22"/>
          <w:szCs w:val="22"/>
        </w:rPr>
        <w:instrText xml:space="preserve"> SEQ Figure \* ARABIC </w:instrText>
      </w:r>
      <w:r w:rsidR="00712F6B" w:rsidRPr="00F0401A">
        <w:rPr>
          <w:rFonts w:cs="Arial"/>
          <w:sz w:val="22"/>
          <w:szCs w:val="22"/>
        </w:rPr>
        <w:fldChar w:fldCharType="separate"/>
      </w:r>
      <w:r w:rsidR="00B27E0A">
        <w:rPr>
          <w:rFonts w:cs="Arial"/>
          <w:noProof/>
          <w:sz w:val="22"/>
          <w:szCs w:val="22"/>
        </w:rPr>
        <w:t>6</w:t>
      </w:r>
      <w:r w:rsidR="00712F6B" w:rsidRPr="00F0401A">
        <w:rPr>
          <w:rFonts w:cs="Arial"/>
          <w:noProof/>
          <w:sz w:val="22"/>
          <w:szCs w:val="22"/>
        </w:rPr>
        <w:fldChar w:fldCharType="end"/>
      </w:r>
      <w:r w:rsidRPr="00F0401A">
        <w:rPr>
          <w:rFonts w:cs="Arial"/>
          <w:sz w:val="22"/>
          <w:szCs w:val="22"/>
        </w:rPr>
        <w:t>: For band 2</w:t>
      </w:r>
      <w:r w:rsidR="007C2C61" w:rsidRPr="00F0401A">
        <w:rPr>
          <w:rFonts w:cs="Arial"/>
          <w:sz w:val="22"/>
          <w:szCs w:val="22"/>
        </w:rPr>
        <w:t>100</w:t>
      </w:r>
      <w:r w:rsidR="00F760B8" w:rsidRPr="00F0401A">
        <w:rPr>
          <w:rFonts w:cs="Arial"/>
          <w:sz w:val="22"/>
          <w:szCs w:val="22"/>
        </w:rPr>
        <w:t xml:space="preserve"> </w:t>
      </w:r>
      <w:r w:rsidR="007C2C61" w:rsidRPr="00F0401A">
        <w:rPr>
          <w:rFonts w:cs="Arial"/>
          <w:sz w:val="22"/>
          <w:szCs w:val="22"/>
        </w:rPr>
        <w:t>d</w:t>
      </w:r>
      <w:r w:rsidR="00F760B8" w:rsidRPr="00F0401A">
        <w:rPr>
          <w:rFonts w:cs="Arial"/>
          <w:sz w:val="22"/>
          <w:szCs w:val="22"/>
        </w:rPr>
        <w:t xml:space="preserve">ecreasing standard deviation of garbling for increasing rolling moving average  </w:t>
      </w:r>
      <w:r w:rsidRPr="00F0401A">
        <w:rPr>
          <w:rFonts w:cs="Arial"/>
          <w:sz w:val="22"/>
          <w:szCs w:val="22"/>
        </w:rPr>
        <w:t xml:space="preserve"> </w:t>
      </w:r>
    </w:p>
    <w:p w14:paraId="32B3785F" w14:textId="0D9B7FCC" w:rsidR="00F760B8" w:rsidRPr="00F0401A" w:rsidRDefault="00F760B8" w:rsidP="00F760B8">
      <w:pPr>
        <w:rPr>
          <w:rFonts w:cs="Arial"/>
          <w:szCs w:val="22"/>
          <w:lang w:val="en-US"/>
        </w:rPr>
      </w:pPr>
    </w:p>
    <w:p w14:paraId="21825B66" w14:textId="376DA1A9" w:rsidR="00F760B8" w:rsidRPr="00F0401A" w:rsidRDefault="00F760B8" w:rsidP="00F760B8">
      <w:pPr>
        <w:ind w:left="1350"/>
        <w:rPr>
          <w:rFonts w:cs="Arial"/>
          <w:szCs w:val="22"/>
          <w:lang w:val="en-US"/>
        </w:rPr>
      </w:pPr>
      <w:r w:rsidRPr="00F0401A">
        <w:rPr>
          <w:rFonts w:cs="Arial"/>
          <w:szCs w:val="22"/>
          <w:lang w:val="en-US"/>
        </w:rPr>
        <w:t xml:space="preserve">Same behavior is observed for “Garbling” i.e. standard deviation is getting stabilized for rolling moving average of 7-8 days. </w:t>
      </w:r>
    </w:p>
    <w:p w14:paraId="5CEC36EF" w14:textId="60550642" w:rsidR="00F07E7C" w:rsidRPr="00F0401A" w:rsidRDefault="00F07E7C" w:rsidP="00AB2388">
      <w:pPr>
        <w:pStyle w:val="BodyText"/>
        <w:rPr>
          <w:rFonts w:cs="Arial"/>
          <w:szCs w:val="22"/>
        </w:rPr>
      </w:pPr>
    </w:p>
    <w:p w14:paraId="5058C5F3" w14:textId="77777777" w:rsidR="00F760B8" w:rsidRPr="00F0401A" w:rsidRDefault="00F07E7C" w:rsidP="00F760B8">
      <w:pPr>
        <w:pStyle w:val="BodyText"/>
        <w:keepNext/>
        <w:rPr>
          <w:rFonts w:cs="Arial"/>
          <w:szCs w:val="22"/>
        </w:rPr>
      </w:pPr>
      <w:r w:rsidRPr="00F0401A">
        <w:rPr>
          <w:rFonts w:cs="Arial"/>
          <w:noProof/>
          <w:szCs w:val="22"/>
        </w:rPr>
        <w:drawing>
          <wp:inline distT="0" distB="0" distL="0" distR="0" wp14:anchorId="3C2B3F1A" wp14:editId="437AB26E">
            <wp:extent cx="4836795" cy="2861953"/>
            <wp:effectExtent l="0" t="0" r="1905" b="1460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B9C903F" w14:textId="79423FE5" w:rsidR="00833C39" w:rsidRPr="00F0401A" w:rsidRDefault="00F760B8" w:rsidP="00F760B8">
      <w:pPr>
        <w:pStyle w:val="Caption"/>
        <w:rPr>
          <w:rFonts w:cs="Arial"/>
          <w:sz w:val="22"/>
          <w:szCs w:val="22"/>
        </w:rPr>
      </w:pPr>
      <w:r w:rsidRPr="00F0401A">
        <w:rPr>
          <w:rFonts w:cs="Arial"/>
          <w:sz w:val="22"/>
          <w:szCs w:val="22"/>
        </w:rPr>
        <w:t xml:space="preserve">                         Figure </w:t>
      </w:r>
      <w:r w:rsidR="00712F6B" w:rsidRPr="00F0401A">
        <w:rPr>
          <w:rFonts w:cs="Arial"/>
          <w:sz w:val="22"/>
          <w:szCs w:val="22"/>
        </w:rPr>
        <w:fldChar w:fldCharType="begin"/>
      </w:r>
      <w:r w:rsidR="00712F6B" w:rsidRPr="00F0401A">
        <w:rPr>
          <w:rFonts w:cs="Arial"/>
          <w:sz w:val="22"/>
          <w:szCs w:val="22"/>
        </w:rPr>
        <w:instrText xml:space="preserve"> SEQ Figure \* ARABIC </w:instrText>
      </w:r>
      <w:r w:rsidR="00712F6B" w:rsidRPr="00F0401A">
        <w:rPr>
          <w:rFonts w:cs="Arial"/>
          <w:sz w:val="22"/>
          <w:szCs w:val="22"/>
        </w:rPr>
        <w:fldChar w:fldCharType="separate"/>
      </w:r>
      <w:r w:rsidR="00B27E0A">
        <w:rPr>
          <w:rFonts w:cs="Arial"/>
          <w:noProof/>
          <w:sz w:val="22"/>
          <w:szCs w:val="22"/>
        </w:rPr>
        <w:t>7</w:t>
      </w:r>
      <w:r w:rsidR="00712F6B" w:rsidRPr="00F0401A">
        <w:rPr>
          <w:rFonts w:cs="Arial"/>
          <w:noProof/>
          <w:sz w:val="22"/>
          <w:szCs w:val="22"/>
        </w:rPr>
        <w:fldChar w:fldCharType="end"/>
      </w:r>
      <w:r w:rsidRPr="00F0401A">
        <w:rPr>
          <w:rFonts w:cs="Arial"/>
          <w:sz w:val="22"/>
          <w:szCs w:val="22"/>
        </w:rPr>
        <w:t xml:space="preserve">: </w:t>
      </w:r>
      <w:r w:rsidR="007C2C61" w:rsidRPr="00F0401A">
        <w:rPr>
          <w:rFonts w:cs="Arial"/>
          <w:sz w:val="22"/>
          <w:szCs w:val="22"/>
        </w:rPr>
        <w:t>For b</w:t>
      </w:r>
      <w:r w:rsidRPr="00F0401A">
        <w:rPr>
          <w:rFonts w:cs="Arial"/>
          <w:sz w:val="22"/>
          <w:szCs w:val="22"/>
        </w:rPr>
        <w:t xml:space="preserve">and 2100 </w:t>
      </w:r>
      <w:r w:rsidR="007C2C61" w:rsidRPr="00F0401A">
        <w:rPr>
          <w:rFonts w:cs="Arial"/>
          <w:sz w:val="22"/>
          <w:szCs w:val="22"/>
        </w:rPr>
        <w:t>d</w:t>
      </w:r>
      <w:r w:rsidRPr="00F0401A">
        <w:rPr>
          <w:rFonts w:cs="Arial"/>
          <w:sz w:val="22"/>
          <w:szCs w:val="22"/>
        </w:rPr>
        <w:t xml:space="preserve">ecreasing standard deviation of muting for increasing rolling moving average  </w:t>
      </w:r>
    </w:p>
    <w:p w14:paraId="38DE06CA" w14:textId="2A4546B1" w:rsidR="00F07E7C" w:rsidRPr="00F0401A" w:rsidRDefault="00F760B8" w:rsidP="00833C39">
      <w:pPr>
        <w:pStyle w:val="Caption"/>
        <w:rPr>
          <w:rFonts w:cs="Arial"/>
          <w:sz w:val="22"/>
          <w:szCs w:val="22"/>
        </w:rPr>
      </w:pPr>
      <w:r w:rsidRPr="00F0401A">
        <w:rPr>
          <w:rFonts w:cs="Arial"/>
          <w:sz w:val="22"/>
          <w:szCs w:val="22"/>
        </w:rPr>
        <w:lastRenderedPageBreak/>
        <w:t xml:space="preserve">                        </w:t>
      </w:r>
    </w:p>
    <w:p w14:paraId="3EB5D09D" w14:textId="77777777" w:rsidR="00F760B8" w:rsidRPr="00F0401A" w:rsidRDefault="00F760B8" w:rsidP="00F760B8">
      <w:pPr>
        <w:rPr>
          <w:rFonts w:cs="Arial"/>
          <w:szCs w:val="22"/>
          <w:lang w:val="en-US"/>
        </w:rPr>
      </w:pPr>
    </w:p>
    <w:p w14:paraId="4AC6AAEE" w14:textId="1A5FD2F8" w:rsidR="00F07E7C" w:rsidRPr="00F0401A" w:rsidRDefault="00F07E7C" w:rsidP="00AB2388">
      <w:pPr>
        <w:pStyle w:val="BodyText"/>
        <w:rPr>
          <w:rFonts w:cs="Arial"/>
          <w:szCs w:val="22"/>
        </w:rPr>
      </w:pPr>
    </w:p>
    <w:p w14:paraId="2B4C6F37" w14:textId="77777777" w:rsidR="00833C39" w:rsidRPr="00F0401A" w:rsidRDefault="00F07E7C" w:rsidP="00833C39">
      <w:pPr>
        <w:pStyle w:val="BodyText"/>
        <w:keepNext/>
        <w:rPr>
          <w:rFonts w:cs="Arial"/>
          <w:szCs w:val="22"/>
        </w:rPr>
      </w:pPr>
      <w:r w:rsidRPr="00F0401A">
        <w:rPr>
          <w:rFonts w:cs="Arial"/>
          <w:noProof/>
          <w:szCs w:val="22"/>
        </w:rPr>
        <w:drawing>
          <wp:inline distT="0" distB="0" distL="0" distR="0" wp14:anchorId="5846E38F" wp14:editId="6066E868">
            <wp:extent cx="4836795" cy="3051959"/>
            <wp:effectExtent l="0" t="0" r="1905" b="1524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92D4444" w14:textId="1362BAA3" w:rsidR="00F07E7C" w:rsidRPr="00F0401A" w:rsidRDefault="00F760B8" w:rsidP="00833C39">
      <w:pPr>
        <w:pStyle w:val="Caption"/>
        <w:rPr>
          <w:rFonts w:cs="Arial"/>
          <w:sz w:val="22"/>
          <w:szCs w:val="22"/>
        </w:rPr>
      </w:pPr>
      <w:r w:rsidRPr="00F0401A">
        <w:rPr>
          <w:rFonts w:cs="Arial"/>
          <w:sz w:val="22"/>
          <w:szCs w:val="22"/>
        </w:rPr>
        <w:t xml:space="preserve">                          </w:t>
      </w:r>
      <w:r w:rsidR="00833C39" w:rsidRPr="00F0401A">
        <w:rPr>
          <w:rFonts w:cs="Arial"/>
          <w:sz w:val="22"/>
          <w:szCs w:val="22"/>
        </w:rPr>
        <w:t xml:space="preserve">Figure </w:t>
      </w:r>
      <w:r w:rsidR="00712F6B" w:rsidRPr="00F0401A">
        <w:rPr>
          <w:rFonts w:cs="Arial"/>
          <w:sz w:val="22"/>
          <w:szCs w:val="22"/>
        </w:rPr>
        <w:fldChar w:fldCharType="begin"/>
      </w:r>
      <w:r w:rsidR="00712F6B" w:rsidRPr="00F0401A">
        <w:rPr>
          <w:rFonts w:cs="Arial"/>
          <w:sz w:val="22"/>
          <w:szCs w:val="22"/>
        </w:rPr>
        <w:instrText xml:space="preserve"> SEQ Figure \* ARABIC </w:instrText>
      </w:r>
      <w:r w:rsidR="00712F6B" w:rsidRPr="00F0401A">
        <w:rPr>
          <w:rFonts w:cs="Arial"/>
          <w:sz w:val="22"/>
          <w:szCs w:val="22"/>
        </w:rPr>
        <w:fldChar w:fldCharType="separate"/>
      </w:r>
      <w:r w:rsidR="00B27E0A">
        <w:rPr>
          <w:rFonts w:cs="Arial"/>
          <w:noProof/>
          <w:sz w:val="22"/>
          <w:szCs w:val="22"/>
        </w:rPr>
        <w:t>8</w:t>
      </w:r>
      <w:r w:rsidR="00712F6B" w:rsidRPr="00F0401A">
        <w:rPr>
          <w:rFonts w:cs="Arial"/>
          <w:noProof/>
          <w:sz w:val="22"/>
          <w:szCs w:val="22"/>
        </w:rPr>
        <w:fldChar w:fldCharType="end"/>
      </w:r>
      <w:r w:rsidRPr="00F0401A">
        <w:rPr>
          <w:rFonts w:cs="Arial"/>
          <w:sz w:val="22"/>
          <w:szCs w:val="22"/>
        </w:rPr>
        <w:t xml:space="preserve">: </w:t>
      </w:r>
      <w:r w:rsidR="007C2C61" w:rsidRPr="00F0401A">
        <w:rPr>
          <w:rFonts w:cs="Arial"/>
          <w:sz w:val="22"/>
          <w:szCs w:val="22"/>
        </w:rPr>
        <w:t>For b</w:t>
      </w:r>
      <w:r w:rsidRPr="00F0401A">
        <w:rPr>
          <w:rFonts w:cs="Arial"/>
          <w:sz w:val="22"/>
          <w:szCs w:val="22"/>
        </w:rPr>
        <w:t xml:space="preserve">and 2100 </w:t>
      </w:r>
      <w:r w:rsidR="007C2C61" w:rsidRPr="00F0401A">
        <w:rPr>
          <w:rFonts w:cs="Arial"/>
          <w:sz w:val="22"/>
          <w:szCs w:val="22"/>
        </w:rPr>
        <w:t>d</w:t>
      </w:r>
      <w:r w:rsidRPr="00F0401A">
        <w:rPr>
          <w:rFonts w:cs="Arial"/>
          <w:sz w:val="22"/>
          <w:szCs w:val="22"/>
        </w:rPr>
        <w:t xml:space="preserve">ecreasing standard deviation of soft drop for increasing rolling moving average  </w:t>
      </w:r>
    </w:p>
    <w:p w14:paraId="3B1C2FA6" w14:textId="5AEC8DB4" w:rsidR="00F07E7C" w:rsidRPr="00F0401A" w:rsidRDefault="00F07E7C" w:rsidP="00AB2388">
      <w:pPr>
        <w:pStyle w:val="BodyText"/>
        <w:rPr>
          <w:rFonts w:cs="Arial"/>
          <w:szCs w:val="22"/>
        </w:rPr>
      </w:pPr>
    </w:p>
    <w:p w14:paraId="46FC05F6" w14:textId="77777777" w:rsidR="00833C39" w:rsidRPr="00F0401A" w:rsidRDefault="00F07E7C" w:rsidP="00833C39">
      <w:pPr>
        <w:pStyle w:val="BodyText"/>
        <w:keepNext/>
        <w:rPr>
          <w:rFonts w:cs="Arial"/>
          <w:szCs w:val="22"/>
        </w:rPr>
      </w:pPr>
      <w:r w:rsidRPr="00F0401A">
        <w:rPr>
          <w:rFonts w:cs="Arial"/>
          <w:noProof/>
          <w:szCs w:val="22"/>
        </w:rPr>
        <w:lastRenderedPageBreak/>
        <w:drawing>
          <wp:inline distT="0" distB="0" distL="0" distR="0" wp14:anchorId="637176D0" wp14:editId="721436FD">
            <wp:extent cx="4836795" cy="2992582"/>
            <wp:effectExtent l="0" t="0" r="1905" b="1778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0050F14" w14:textId="6EF0F8FB" w:rsidR="00F07E7C" w:rsidRPr="00F0401A" w:rsidRDefault="00F760B8" w:rsidP="00833C39">
      <w:pPr>
        <w:pStyle w:val="Caption"/>
        <w:rPr>
          <w:rFonts w:cs="Arial"/>
          <w:sz w:val="22"/>
          <w:szCs w:val="22"/>
        </w:rPr>
      </w:pPr>
      <w:r w:rsidRPr="00F0401A">
        <w:rPr>
          <w:rFonts w:cs="Arial"/>
          <w:sz w:val="22"/>
          <w:szCs w:val="22"/>
        </w:rPr>
        <w:t xml:space="preserve">                      </w:t>
      </w:r>
      <w:r w:rsidR="00833C39" w:rsidRPr="00F0401A">
        <w:rPr>
          <w:rFonts w:cs="Arial"/>
          <w:sz w:val="22"/>
          <w:szCs w:val="22"/>
        </w:rPr>
        <w:t xml:space="preserve">Figure </w:t>
      </w:r>
      <w:r w:rsidR="00712F6B" w:rsidRPr="00F0401A">
        <w:rPr>
          <w:rFonts w:cs="Arial"/>
          <w:sz w:val="22"/>
          <w:szCs w:val="22"/>
        </w:rPr>
        <w:fldChar w:fldCharType="begin"/>
      </w:r>
      <w:r w:rsidR="00712F6B" w:rsidRPr="00F0401A">
        <w:rPr>
          <w:rFonts w:cs="Arial"/>
          <w:sz w:val="22"/>
          <w:szCs w:val="22"/>
        </w:rPr>
        <w:instrText xml:space="preserve"> SEQ Figure \* ARABIC </w:instrText>
      </w:r>
      <w:r w:rsidR="00712F6B" w:rsidRPr="00F0401A">
        <w:rPr>
          <w:rFonts w:cs="Arial"/>
          <w:sz w:val="22"/>
          <w:szCs w:val="22"/>
        </w:rPr>
        <w:fldChar w:fldCharType="separate"/>
      </w:r>
      <w:r w:rsidR="00B27E0A">
        <w:rPr>
          <w:rFonts w:cs="Arial"/>
          <w:noProof/>
          <w:sz w:val="22"/>
          <w:szCs w:val="22"/>
        </w:rPr>
        <w:t>9</w:t>
      </w:r>
      <w:r w:rsidR="00712F6B" w:rsidRPr="00F0401A">
        <w:rPr>
          <w:rFonts w:cs="Arial"/>
          <w:noProof/>
          <w:sz w:val="22"/>
          <w:szCs w:val="22"/>
        </w:rPr>
        <w:fldChar w:fldCharType="end"/>
      </w:r>
      <w:r w:rsidRPr="00F0401A">
        <w:rPr>
          <w:rFonts w:cs="Arial"/>
          <w:sz w:val="22"/>
          <w:szCs w:val="22"/>
        </w:rPr>
        <w:t xml:space="preserve">: </w:t>
      </w:r>
      <w:r w:rsidR="007C2C61" w:rsidRPr="00F0401A">
        <w:rPr>
          <w:rFonts w:cs="Arial"/>
          <w:sz w:val="22"/>
          <w:szCs w:val="22"/>
        </w:rPr>
        <w:t>For band 2100 d</w:t>
      </w:r>
      <w:r w:rsidRPr="00F0401A">
        <w:rPr>
          <w:rFonts w:cs="Arial"/>
          <w:sz w:val="22"/>
          <w:szCs w:val="22"/>
        </w:rPr>
        <w:t xml:space="preserve">ecreasing standard deviation of call count for increasing rolling moving average  </w:t>
      </w:r>
    </w:p>
    <w:p w14:paraId="3A855C64" w14:textId="6B8FDD1C" w:rsidR="00F07E7C" w:rsidRPr="00F0401A" w:rsidRDefault="00F07E7C" w:rsidP="00AB2388">
      <w:pPr>
        <w:pStyle w:val="BodyText"/>
        <w:rPr>
          <w:rFonts w:cs="Arial"/>
          <w:szCs w:val="22"/>
        </w:rPr>
      </w:pPr>
    </w:p>
    <w:p w14:paraId="09226593" w14:textId="77777777" w:rsidR="00F07E7C" w:rsidRPr="00F0401A" w:rsidRDefault="00F07E7C" w:rsidP="00AB2388">
      <w:pPr>
        <w:pStyle w:val="BodyText"/>
        <w:rPr>
          <w:rFonts w:cs="Arial"/>
          <w:szCs w:val="22"/>
        </w:rPr>
      </w:pPr>
    </w:p>
    <w:p w14:paraId="2BFD8FC0" w14:textId="77777777" w:rsidR="00833C39" w:rsidRPr="00F0401A" w:rsidRDefault="00F07E7C" w:rsidP="00833C39">
      <w:pPr>
        <w:pStyle w:val="BodyText"/>
        <w:keepNext/>
        <w:rPr>
          <w:rFonts w:cs="Arial"/>
          <w:szCs w:val="22"/>
        </w:rPr>
      </w:pPr>
      <w:r w:rsidRPr="00F0401A">
        <w:rPr>
          <w:rFonts w:cs="Arial"/>
          <w:noProof/>
          <w:szCs w:val="22"/>
        </w:rPr>
        <w:drawing>
          <wp:inline distT="0" distB="0" distL="0" distR="0" wp14:anchorId="1443C247" wp14:editId="32435657">
            <wp:extent cx="4836795" cy="2992582"/>
            <wp:effectExtent l="0" t="0" r="1905" b="1778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183E050" w14:textId="77777777" w:rsidR="00F760B8" w:rsidRPr="00F0401A" w:rsidRDefault="00F760B8" w:rsidP="00833C39">
      <w:pPr>
        <w:pStyle w:val="Caption"/>
        <w:rPr>
          <w:rFonts w:cs="Arial"/>
          <w:sz w:val="22"/>
          <w:szCs w:val="22"/>
        </w:rPr>
      </w:pPr>
      <w:r w:rsidRPr="00F0401A">
        <w:rPr>
          <w:rFonts w:cs="Arial"/>
          <w:sz w:val="22"/>
          <w:szCs w:val="22"/>
        </w:rPr>
        <w:t xml:space="preserve">                            </w:t>
      </w:r>
    </w:p>
    <w:p w14:paraId="0D3DBD55" w14:textId="6A1993BD" w:rsidR="00F07E7C" w:rsidRPr="00F0401A" w:rsidRDefault="00F760B8" w:rsidP="00833C39">
      <w:pPr>
        <w:pStyle w:val="Caption"/>
        <w:rPr>
          <w:rFonts w:cs="Arial"/>
          <w:sz w:val="22"/>
          <w:szCs w:val="22"/>
        </w:rPr>
      </w:pPr>
      <w:r w:rsidRPr="00F0401A">
        <w:rPr>
          <w:rFonts w:cs="Arial"/>
          <w:sz w:val="22"/>
          <w:szCs w:val="22"/>
        </w:rPr>
        <w:lastRenderedPageBreak/>
        <w:t xml:space="preserve">                          </w:t>
      </w:r>
      <w:r w:rsidR="00833C39" w:rsidRPr="00F0401A">
        <w:rPr>
          <w:rFonts w:cs="Arial"/>
          <w:sz w:val="22"/>
          <w:szCs w:val="22"/>
        </w:rPr>
        <w:t xml:space="preserve">Figure </w:t>
      </w:r>
      <w:r w:rsidR="00712F6B" w:rsidRPr="00F0401A">
        <w:rPr>
          <w:rFonts w:cs="Arial"/>
          <w:sz w:val="22"/>
          <w:szCs w:val="22"/>
        </w:rPr>
        <w:fldChar w:fldCharType="begin"/>
      </w:r>
      <w:r w:rsidR="00712F6B" w:rsidRPr="00F0401A">
        <w:rPr>
          <w:rFonts w:cs="Arial"/>
          <w:sz w:val="22"/>
          <w:szCs w:val="22"/>
        </w:rPr>
        <w:instrText xml:space="preserve"> SEQ Figure \* ARABIC </w:instrText>
      </w:r>
      <w:r w:rsidR="00712F6B" w:rsidRPr="00F0401A">
        <w:rPr>
          <w:rFonts w:cs="Arial"/>
          <w:sz w:val="22"/>
          <w:szCs w:val="22"/>
        </w:rPr>
        <w:fldChar w:fldCharType="separate"/>
      </w:r>
      <w:r w:rsidR="00B27E0A">
        <w:rPr>
          <w:rFonts w:cs="Arial"/>
          <w:noProof/>
          <w:sz w:val="22"/>
          <w:szCs w:val="22"/>
        </w:rPr>
        <w:t>10</w:t>
      </w:r>
      <w:r w:rsidR="00712F6B" w:rsidRPr="00F0401A">
        <w:rPr>
          <w:rFonts w:cs="Arial"/>
          <w:noProof/>
          <w:sz w:val="22"/>
          <w:szCs w:val="22"/>
        </w:rPr>
        <w:fldChar w:fldCharType="end"/>
      </w:r>
      <w:r w:rsidRPr="00F0401A">
        <w:rPr>
          <w:rFonts w:cs="Arial"/>
          <w:sz w:val="22"/>
          <w:szCs w:val="22"/>
        </w:rPr>
        <w:t xml:space="preserve">: </w:t>
      </w:r>
      <w:r w:rsidR="007C2C61" w:rsidRPr="00F0401A">
        <w:rPr>
          <w:rFonts w:cs="Arial"/>
          <w:sz w:val="22"/>
          <w:szCs w:val="22"/>
        </w:rPr>
        <w:t xml:space="preserve">For band </w:t>
      </w:r>
      <w:r w:rsidRPr="00F0401A">
        <w:rPr>
          <w:rFonts w:cs="Arial"/>
          <w:sz w:val="22"/>
          <w:szCs w:val="22"/>
        </w:rPr>
        <w:t>2100</w:t>
      </w:r>
      <w:r w:rsidR="007C2C61" w:rsidRPr="00F0401A">
        <w:rPr>
          <w:rFonts w:cs="Arial"/>
          <w:sz w:val="22"/>
          <w:szCs w:val="22"/>
        </w:rPr>
        <w:t>,</w:t>
      </w:r>
      <w:r w:rsidRPr="00F0401A">
        <w:rPr>
          <w:rFonts w:cs="Arial"/>
          <w:sz w:val="22"/>
          <w:szCs w:val="22"/>
        </w:rPr>
        <w:t xml:space="preserve"> </w:t>
      </w:r>
      <w:r w:rsidR="007C2C61" w:rsidRPr="00F0401A">
        <w:rPr>
          <w:rFonts w:cs="Arial"/>
          <w:sz w:val="22"/>
          <w:szCs w:val="22"/>
        </w:rPr>
        <w:t>d</w:t>
      </w:r>
      <w:r w:rsidRPr="00F0401A">
        <w:rPr>
          <w:rFonts w:cs="Arial"/>
          <w:sz w:val="22"/>
          <w:szCs w:val="22"/>
        </w:rPr>
        <w:t xml:space="preserve">ecreasing standard deviation of call hand over for increasing rolling moving average  </w:t>
      </w:r>
    </w:p>
    <w:p w14:paraId="0914AE59" w14:textId="0E06EA55" w:rsidR="00F07E7C" w:rsidRPr="00F0401A" w:rsidRDefault="00F07E7C" w:rsidP="00AB2388">
      <w:pPr>
        <w:pStyle w:val="BodyText"/>
        <w:rPr>
          <w:rFonts w:cs="Arial"/>
          <w:szCs w:val="22"/>
        </w:rPr>
      </w:pPr>
    </w:p>
    <w:p w14:paraId="3A586970" w14:textId="77777777" w:rsidR="00F07E7C" w:rsidRPr="00F0401A" w:rsidRDefault="00F07E7C" w:rsidP="00AB2388">
      <w:pPr>
        <w:pStyle w:val="BodyText"/>
        <w:rPr>
          <w:rFonts w:cs="Arial"/>
          <w:szCs w:val="22"/>
        </w:rPr>
      </w:pPr>
    </w:p>
    <w:p w14:paraId="6FAD1A51" w14:textId="77777777" w:rsidR="00833C39" w:rsidRPr="00F0401A" w:rsidRDefault="00F07E7C" w:rsidP="00833C39">
      <w:pPr>
        <w:pStyle w:val="BodyText"/>
        <w:keepNext/>
        <w:rPr>
          <w:rFonts w:cs="Arial"/>
          <w:szCs w:val="22"/>
        </w:rPr>
      </w:pPr>
      <w:r w:rsidRPr="00F0401A">
        <w:rPr>
          <w:rFonts w:cs="Arial"/>
          <w:noProof/>
          <w:szCs w:val="22"/>
        </w:rPr>
        <w:drawing>
          <wp:inline distT="0" distB="0" distL="0" distR="0" wp14:anchorId="6F21A59A" wp14:editId="3E3253D3">
            <wp:extent cx="4836795" cy="3146961"/>
            <wp:effectExtent l="0" t="0" r="1905" b="1587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9FCA30D" w14:textId="77777777" w:rsidR="00F760B8" w:rsidRPr="00F0401A" w:rsidRDefault="00F760B8" w:rsidP="00833C39">
      <w:pPr>
        <w:pStyle w:val="Caption"/>
        <w:rPr>
          <w:rFonts w:cs="Arial"/>
          <w:sz w:val="22"/>
          <w:szCs w:val="22"/>
        </w:rPr>
      </w:pPr>
      <w:r w:rsidRPr="00F0401A">
        <w:rPr>
          <w:rFonts w:cs="Arial"/>
          <w:sz w:val="22"/>
          <w:szCs w:val="22"/>
        </w:rPr>
        <w:t xml:space="preserve">                         </w:t>
      </w:r>
    </w:p>
    <w:p w14:paraId="43E198C4" w14:textId="21CD5579" w:rsidR="00AB2388" w:rsidRPr="00F0401A" w:rsidRDefault="00F760B8" w:rsidP="00833C39">
      <w:pPr>
        <w:pStyle w:val="Caption"/>
        <w:rPr>
          <w:rFonts w:cs="Arial"/>
          <w:sz w:val="22"/>
          <w:szCs w:val="22"/>
        </w:rPr>
      </w:pPr>
      <w:r w:rsidRPr="00F0401A">
        <w:rPr>
          <w:rFonts w:cs="Arial"/>
          <w:sz w:val="22"/>
          <w:szCs w:val="22"/>
        </w:rPr>
        <w:t xml:space="preserve">                          </w:t>
      </w:r>
      <w:r w:rsidR="00833C39" w:rsidRPr="00F0401A">
        <w:rPr>
          <w:rFonts w:cs="Arial"/>
          <w:sz w:val="22"/>
          <w:szCs w:val="22"/>
        </w:rPr>
        <w:t xml:space="preserve">Figure </w:t>
      </w:r>
      <w:r w:rsidR="00712F6B" w:rsidRPr="00F0401A">
        <w:rPr>
          <w:rFonts w:cs="Arial"/>
          <w:sz w:val="22"/>
          <w:szCs w:val="22"/>
        </w:rPr>
        <w:fldChar w:fldCharType="begin"/>
      </w:r>
      <w:r w:rsidR="00712F6B" w:rsidRPr="00F0401A">
        <w:rPr>
          <w:rFonts w:cs="Arial"/>
          <w:sz w:val="22"/>
          <w:szCs w:val="22"/>
        </w:rPr>
        <w:instrText xml:space="preserve"> SEQ Figure \* ARABIC </w:instrText>
      </w:r>
      <w:r w:rsidR="00712F6B" w:rsidRPr="00F0401A">
        <w:rPr>
          <w:rFonts w:cs="Arial"/>
          <w:sz w:val="22"/>
          <w:szCs w:val="22"/>
        </w:rPr>
        <w:fldChar w:fldCharType="separate"/>
      </w:r>
      <w:r w:rsidR="00B27E0A">
        <w:rPr>
          <w:rFonts w:cs="Arial"/>
          <w:noProof/>
          <w:sz w:val="22"/>
          <w:szCs w:val="22"/>
        </w:rPr>
        <w:t>11</w:t>
      </w:r>
      <w:r w:rsidR="00712F6B" w:rsidRPr="00F0401A">
        <w:rPr>
          <w:rFonts w:cs="Arial"/>
          <w:noProof/>
          <w:sz w:val="22"/>
          <w:szCs w:val="22"/>
        </w:rPr>
        <w:fldChar w:fldCharType="end"/>
      </w:r>
      <w:r w:rsidR="007C2C61" w:rsidRPr="00F0401A">
        <w:rPr>
          <w:rFonts w:cs="Arial"/>
          <w:sz w:val="22"/>
          <w:szCs w:val="22"/>
        </w:rPr>
        <w:t>: For band 2100</w:t>
      </w:r>
      <w:r w:rsidRPr="00F0401A">
        <w:rPr>
          <w:rFonts w:cs="Arial"/>
          <w:sz w:val="22"/>
          <w:szCs w:val="22"/>
        </w:rPr>
        <w:t xml:space="preserve"> </w:t>
      </w:r>
      <w:r w:rsidR="007C2C61" w:rsidRPr="00F0401A">
        <w:rPr>
          <w:rFonts w:cs="Arial"/>
          <w:sz w:val="22"/>
          <w:szCs w:val="22"/>
        </w:rPr>
        <w:t>d</w:t>
      </w:r>
      <w:r w:rsidRPr="00F0401A">
        <w:rPr>
          <w:rFonts w:cs="Arial"/>
          <w:sz w:val="22"/>
          <w:szCs w:val="22"/>
        </w:rPr>
        <w:t xml:space="preserve">ecreasing standard deviation of hard drop for increasing rolling moving average  </w:t>
      </w:r>
    </w:p>
    <w:p w14:paraId="2DF3DE0B" w14:textId="6E1108BE" w:rsidR="00830E33" w:rsidRPr="00F0401A" w:rsidRDefault="00830E33" w:rsidP="00AB2388">
      <w:pPr>
        <w:pStyle w:val="BodyText"/>
        <w:rPr>
          <w:rFonts w:cs="Arial"/>
          <w:szCs w:val="22"/>
        </w:rPr>
      </w:pPr>
    </w:p>
    <w:p w14:paraId="38D8DBBE" w14:textId="4A5EC74F" w:rsidR="00AB2388" w:rsidRPr="00F0401A" w:rsidRDefault="00B21F57" w:rsidP="0010314B">
      <w:pPr>
        <w:pStyle w:val="BodyText"/>
        <w:rPr>
          <w:rFonts w:cs="Arial"/>
          <w:szCs w:val="22"/>
        </w:rPr>
      </w:pPr>
      <w:r w:rsidRPr="00F0401A">
        <w:rPr>
          <w:rFonts w:cs="Arial"/>
          <w:szCs w:val="22"/>
        </w:rPr>
        <w:t>I</w:t>
      </w:r>
      <w:r w:rsidR="002B1C13" w:rsidRPr="00F0401A">
        <w:rPr>
          <w:rFonts w:cs="Arial"/>
          <w:szCs w:val="22"/>
        </w:rPr>
        <w:t>t is decided in this</w:t>
      </w:r>
      <w:r w:rsidR="00712F6B" w:rsidRPr="00F0401A">
        <w:rPr>
          <w:rFonts w:cs="Arial"/>
          <w:szCs w:val="22"/>
        </w:rPr>
        <w:t xml:space="preserve"> study that we will consider 7 days of rolling moving window</w:t>
      </w:r>
      <w:r w:rsidR="002B1C13" w:rsidRPr="00F0401A">
        <w:rPr>
          <w:rFonts w:cs="Arial"/>
          <w:szCs w:val="22"/>
        </w:rPr>
        <w:t xml:space="preserve"> to rank the cells.</w:t>
      </w:r>
      <w:r w:rsidR="00066563" w:rsidRPr="00F0401A">
        <w:rPr>
          <w:rFonts w:cs="Arial"/>
          <w:szCs w:val="22"/>
        </w:rPr>
        <w:t xml:space="preserve"> For the other bands of cells, we </w:t>
      </w:r>
      <w:r w:rsidR="00F91E59" w:rsidRPr="00F0401A">
        <w:rPr>
          <w:rFonts w:cs="Arial"/>
          <w:szCs w:val="22"/>
        </w:rPr>
        <w:t xml:space="preserve">have </w:t>
      </w:r>
      <w:r w:rsidR="00066563" w:rsidRPr="00F0401A">
        <w:rPr>
          <w:rFonts w:cs="Arial"/>
          <w:szCs w:val="22"/>
        </w:rPr>
        <w:t>observe</w:t>
      </w:r>
      <w:r w:rsidR="00F91E59" w:rsidRPr="00F0401A">
        <w:rPr>
          <w:rFonts w:cs="Arial"/>
          <w:szCs w:val="22"/>
        </w:rPr>
        <w:t>d</w:t>
      </w:r>
      <w:r w:rsidR="00066563" w:rsidRPr="00F0401A">
        <w:rPr>
          <w:rFonts w:cs="Arial"/>
          <w:szCs w:val="22"/>
        </w:rPr>
        <w:t xml:space="preserve"> similar behavior</w:t>
      </w:r>
      <w:r w:rsidR="00326FD5" w:rsidRPr="00F0401A">
        <w:rPr>
          <w:rFonts w:cs="Arial"/>
          <w:szCs w:val="22"/>
        </w:rPr>
        <w:t xml:space="preserve"> for all the ca</w:t>
      </w:r>
      <w:r w:rsidR="00226EDA" w:rsidRPr="00F0401A">
        <w:rPr>
          <w:rFonts w:cs="Arial"/>
          <w:szCs w:val="22"/>
        </w:rPr>
        <w:t xml:space="preserve">ll incidence parameters. The detail is embedded in an excel sheet in the appendix.  </w:t>
      </w:r>
      <w:r w:rsidR="00712F6B" w:rsidRPr="00F0401A">
        <w:rPr>
          <w:rFonts w:cs="Arial"/>
          <w:szCs w:val="22"/>
        </w:rPr>
        <w:t xml:space="preserve"> </w:t>
      </w:r>
    </w:p>
    <w:p w14:paraId="0A31A48B" w14:textId="062B676E" w:rsidR="00F9579B" w:rsidRPr="00F0401A" w:rsidRDefault="00AB2388" w:rsidP="001922DF">
      <w:pPr>
        <w:pStyle w:val="BodyText"/>
        <w:rPr>
          <w:rFonts w:cs="Arial"/>
          <w:szCs w:val="22"/>
        </w:rPr>
      </w:pPr>
      <w:r w:rsidRPr="00F0401A">
        <w:rPr>
          <w:rFonts w:cs="Arial"/>
          <w:szCs w:val="22"/>
        </w:rPr>
        <w:tab/>
      </w:r>
    </w:p>
    <w:p w14:paraId="09CDC15E" w14:textId="5BCD4B5B" w:rsidR="004F374F" w:rsidRPr="00F0401A" w:rsidRDefault="001E4A49" w:rsidP="004F374F">
      <w:pPr>
        <w:pStyle w:val="Heading1"/>
        <w:rPr>
          <w:rFonts w:cs="Arial"/>
          <w:sz w:val="22"/>
          <w:szCs w:val="22"/>
        </w:rPr>
      </w:pPr>
      <w:bookmarkStart w:id="26" w:name="_Toc10641076"/>
      <w:r w:rsidRPr="00F0401A">
        <w:rPr>
          <w:rFonts w:cs="Arial"/>
          <w:sz w:val="22"/>
          <w:szCs w:val="22"/>
        </w:rPr>
        <w:t>Ranking Methodology &amp; Approach</w:t>
      </w:r>
      <w:r w:rsidR="00226EDA" w:rsidRPr="00F0401A">
        <w:rPr>
          <w:rFonts w:cs="Arial"/>
          <w:sz w:val="22"/>
          <w:szCs w:val="22"/>
        </w:rPr>
        <w:t>:</w:t>
      </w:r>
      <w:bookmarkEnd w:id="26"/>
    </w:p>
    <w:p w14:paraId="177615AD" w14:textId="576A3602" w:rsidR="00545531" w:rsidRDefault="00B21F57" w:rsidP="00226EDA">
      <w:pPr>
        <w:pStyle w:val="BodyText"/>
        <w:rPr>
          <w:rFonts w:cs="Arial"/>
          <w:szCs w:val="22"/>
        </w:rPr>
      </w:pPr>
      <w:r w:rsidRPr="00F0401A">
        <w:rPr>
          <w:rFonts w:cs="Arial"/>
          <w:szCs w:val="22"/>
        </w:rPr>
        <w:t>To rank the cells, we have adopted two different approaches.</w:t>
      </w:r>
    </w:p>
    <w:p w14:paraId="20A6D2A8" w14:textId="3E279883" w:rsidR="00545531" w:rsidRDefault="00545531" w:rsidP="00545531">
      <w:pPr>
        <w:pStyle w:val="BodyText"/>
        <w:numPr>
          <w:ilvl w:val="0"/>
          <w:numId w:val="32"/>
        </w:numPr>
        <w:rPr>
          <w:rFonts w:cs="Arial"/>
          <w:szCs w:val="22"/>
        </w:rPr>
      </w:pPr>
      <w:r>
        <w:rPr>
          <w:rFonts w:cs="Arial"/>
          <w:szCs w:val="22"/>
        </w:rPr>
        <w:t>Approach1: Principal Component Analysis</w:t>
      </w:r>
    </w:p>
    <w:p w14:paraId="1012A5CC" w14:textId="07050A29" w:rsidR="00545531" w:rsidRDefault="00545531" w:rsidP="00545531">
      <w:pPr>
        <w:pStyle w:val="BodyText"/>
        <w:numPr>
          <w:ilvl w:val="0"/>
          <w:numId w:val="32"/>
        </w:numPr>
        <w:rPr>
          <w:rFonts w:cs="Arial"/>
          <w:szCs w:val="22"/>
        </w:rPr>
      </w:pPr>
      <w:r>
        <w:rPr>
          <w:rFonts w:cs="Arial"/>
          <w:szCs w:val="22"/>
        </w:rPr>
        <w:t xml:space="preserve">Approach2: </w:t>
      </w:r>
      <w:proofErr w:type="spellStart"/>
      <w:r>
        <w:rPr>
          <w:rFonts w:cs="Arial"/>
          <w:szCs w:val="22"/>
        </w:rPr>
        <w:t>Autoencoder</w:t>
      </w:r>
      <w:proofErr w:type="spellEnd"/>
    </w:p>
    <w:p w14:paraId="6DD0BD78" w14:textId="1AC52055" w:rsidR="00226EDA" w:rsidRPr="00F0401A" w:rsidRDefault="00B21F57" w:rsidP="00226EDA">
      <w:pPr>
        <w:pStyle w:val="BodyText"/>
        <w:rPr>
          <w:rFonts w:cs="Arial"/>
          <w:szCs w:val="22"/>
        </w:rPr>
      </w:pPr>
      <w:r w:rsidRPr="00F0401A">
        <w:rPr>
          <w:rFonts w:cs="Arial"/>
          <w:szCs w:val="22"/>
        </w:rPr>
        <w:lastRenderedPageBreak/>
        <w:t xml:space="preserve"> Using the correlation analysis, we adopt the dimension reduction technique </w:t>
      </w:r>
      <w:r w:rsidR="00326FD5" w:rsidRPr="00F0401A">
        <w:rPr>
          <w:rFonts w:cs="Arial"/>
          <w:szCs w:val="22"/>
        </w:rPr>
        <w:t>“</w:t>
      </w:r>
      <w:r w:rsidR="002E67EA" w:rsidRPr="00F0401A">
        <w:rPr>
          <w:rFonts w:cs="Arial"/>
          <w:szCs w:val="22"/>
        </w:rPr>
        <w:t>P</w:t>
      </w:r>
      <w:r w:rsidRPr="00F0401A">
        <w:rPr>
          <w:rFonts w:cs="Arial"/>
          <w:szCs w:val="22"/>
        </w:rPr>
        <w:t xml:space="preserve">rincipal </w:t>
      </w:r>
      <w:r w:rsidR="002E67EA" w:rsidRPr="00F0401A">
        <w:rPr>
          <w:rFonts w:cs="Arial"/>
          <w:szCs w:val="22"/>
        </w:rPr>
        <w:t>C</w:t>
      </w:r>
      <w:r w:rsidRPr="00F0401A">
        <w:rPr>
          <w:rFonts w:cs="Arial"/>
          <w:szCs w:val="22"/>
        </w:rPr>
        <w:t xml:space="preserve">omponent </w:t>
      </w:r>
      <w:r w:rsidR="002E67EA" w:rsidRPr="00F0401A">
        <w:rPr>
          <w:rFonts w:cs="Arial"/>
          <w:szCs w:val="22"/>
        </w:rPr>
        <w:t>A</w:t>
      </w:r>
      <w:r w:rsidRPr="00F0401A">
        <w:rPr>
          <w:rFonts w:cs="Arial"/>
          <w:szCs w:val="22"/>
        </w:rPr>
        <w:t>nalysis</w:t>
      </w:r>
      <w:r w:rsidR="00326FD5" w:rsidRPr="00F0401A">
        <w:rPr>
          <w:rFonts w:cs="Arial"/>
          <w:szCs w:val="22"/>
        </w:rPr>
        <w:t>”. A comparative study based on</w:t>
      </w:r>
      <w:r w:rsidRPr="00F0401A">
        <w:rPr>
          <w:rFonts w:cs="Arial"/>
          <w:szCs w:val="22"/>
        </w:rPr>
        <w:t xml:space="preserve"> </w:t>
      </w:r>
      <w:r w:rsidR="002E67EA" w:rsidRPr="00F0401A">
        <w:rPr>
          <w:rFonts w:cs="Arial"/>
          <w:szCs w:val="22"/>
        </w:rPr>
        <w:t>unsupervised neural network based dimension reduction technique “</w:t>
      </w:r>
      <w:proofErr w:type="spellStart"/>
      <w:r w:rsidR="002E67EA" w:rsidRPr="00F0401A">
        <w:rPr>
          <w:rFonts w:cs="Arial"/>
          <w:szCs w:val="22"/>
        </w:rPr>
        <w:t>Autoencoder</w:t>
      </w:r>
      <w:proofErr w:type="spellEnd"/>
      <w:r w:rsidR="002E67EA" w:rsidRPr="00F0401A">
        <w:rPr>
          <w:rFonts w:cs="Arial"/>
          <w:szCs w:val="22"/>
        </w:rPr>
        <w:t>”</w:t>
      </w:r>
      <w:r w:rsidR="00326FD5" w:rsidRPr="00F0401A">
        <w:rPr>
          <w:rFonts w:cs="Arial"/>
          <w:szCs w:val="22"/>
        </w:rPr>
        <w:t xml:space="preserve"> also implemented in this study</w:t>
      </w:r>
      <w:r w:rsidR="002E67EA" w:rsidRPr="00F0401A">
        <w:rPr>
          <w:rFonts w:cs="Arial"/>
          <w:szCs w:val="22"/>
        </w:rPr>
        <w:t xml:space="preserve">. In the </w:t>
      </w:r>
      <w:r w:rsidR="000B2BCC" w:rsidRPr="00F0401A">
        <w:rPr>
          <w:rFonts w:cs="Arial"/>
          <w:szCs w:val="22"/>
        </w:rPr>
        <w:t>following subsections we have described both the approaches to describ</w:t>
      </w:r>
      <w:r w:rsidR="00326FD5" w:rsidRPr="00F0401A">
        <w:rPr>
          <w:rFonts w:cs="Arial"/>
          <w:szCs w:val="22"/>
        </w:rPr>
        <w:t>e the cell ranking procedure.</w:t>
      </w:r>
      <w:r w:rsidR="000B2BCC" w:rsidRPr="00F0401A">
        <w:rPr>
          <w:rFonts w:cs="Arial"/>
          <w:szCs w:val="22"/>
        </w:rPr>
        <w:t xml:space="preserve"> </w:t>
      </w:r>
    </w:p>
    <w:p w14:paraId="44E14997" w14:textId="0D455DD6" w:rsidR="00315E90" w:rsidRPr="00F0401A" w:rsidRDefault="00197543" w:rsidP="00326FD5">
      <w:pPr>
        <w:pStyle w:val="Heading2"/>
        <w:rPr>
          <w:rFonts w:cs="Arial"/>
          <w:sz w:val="22"/>
          <w:szCs w:val="22"/>
        </w:rPr>
      </w:pPr>
      <w:bookmarkStart w:id="27" w:name="_Toc10641077"/>
      <w:r w:rsidRPr="00F0401A">
        <w:rPr>
          <w:rFonts w:cs="Arial"/>
          <w:sz w:val="22"/>
          <w:szCs w:val="22"/>
        </w:rPr>
        <w:t>PCA Approach</w:t>
      </w:r>
      <w:bookmarkEnd w:id="27"/>
    </w:p>
    <w:p w14:paraId="2C2605C2" w14:textId="4271937B" w:rsidR="006353B7" w:rsidRDefault="00315E90" w:rsidP="00EE7435">
      <w:pPr>
        <w:pStyle w:val="BodyText"/>
        <w:tabs>
          <w:tab w:val="left" w:pos="1350"/>
        </w:tabs>
        <w:ind w:left="1350"/>
        <w:rPr>
          <w:rFonts w:cs="Arial"/>
          <w:szCs w:val="22"/>
        </w:rPr>
      </w:pPr>
      <w:r w:rsidRPr="00F0401A">
        <w:rPr>
          <w:rFonts w:cs="Arial"/>
          <w:szCs w:val="22"/>
        </w:rPr>
        <w:t>Principal components analys</w:t>
      </w:r>
      <w:r w:rsidR="00326FD5" w:rsidRPr="00F0401A">
        <w:rPr>
          <w:rFonts w:cs="Arial"/>
          <w:szCs w:val="22"/>
        </w:rPr>
        <w:t xml:space="preserve">is is one of the simplest </w:t>
      </w:r>
      <w:r w:rsidRPr="00F0401A">
        <w:rPr>
          <w:rFonts w:cs="Arial"/>
          <w:szCs w:val="22"/>
        </w:rPr>
        <w:t>multivariate</w:t>
      </w:r>
      <w:r w:rsidR="00EE7435">
        <w:rPr>
          <w:rFonts w:cs="Arial"/>
          <w:szCs w:val="22"/>
        </w:rPr>
        <w:t xml:space="preserve"> dimension reduction</w:t>
      </w:r>
      <w:r w:rsidRPr="00F0401A">
        <w:rPr>
          <w:rFonts w:cs="Arial"/>
          <w:szCs w:val="22"/>
        </w:rPr>
        <w:t xml:space="preserve"> method</w:t>
      </w:r>
      <w:r w:rsidR="00DC519D">
        <w:rPr>
          <w:rFonts w:cs="Arial"/>
          <w:szCs w:val="22"/>
        </w:rPr>
        <w:t>s. The objective of this</w:t>
      </w:r>
      <w:r w:rsidR="00326FD5" w:rsidRPr="00F0401A">
        <w:rPr>
          <w:rFonts w:cs="Arial"/>
          <w:szCs w:val="22"/>
        </w:rPr>
        <w:t xml:space="preserve"> technique</w:t>
      </w:r>
      <w:r w:rsidRPr="00F0401A">
        <w:rPr>
          <w:rFonts w:cs="Arial"/>
          <w:szCs w:val="22"/>
        </w:rPr>
        <w:t xml:space="preserve"> is to take p variables (</w:t>
      </w:r>
      <m:oMath>
        <m:sSub>
          <m:sSubPr>
            <m:ctrlPr>
              <w:rPr>
                <w:rFonts w:ascii="Cambria Math" w:hAnsi="Cambria Math" w:cs="Arial"/>
                <w:szCs w:val="22"/>
              </w:rPr>
            </m:ctrlPr>
          </m:sSubPr>
          <m:e>
            <m:r>
              <w:rPr>
                <w:rFonts w:ascii="Cambria Math" w:hAnsi="Cambria Math" w:cs="Arial"/>
                <w:szCs w:val="22"/>
              </w:rPr>
              <m:t>X</m:t>
            </m:r>
          </m:e>
          <m:sub>
            <m:r>
              <m:rPr>
                <m:sty m:val="p"/>
              </m:rPr>
              <w:rPr>
                <w:rFonts w:ascii="Cambria Math" w:hAnsi="Cambria Math" w:cs="Arial"/>
                <w:szCs w:val="22"/>
              </w:rPr>
              <m:t>1</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m:rPr>
                <m:sty m:val="p"/>
              </m:rPr>
              <w:rPr>
                <w:rFonts w:ascii="Cambria Math" w:hAnsi="Cambria Math" w:cs="Arial"/>
                <w:szCs w:val="22"/>
              </w:rPr>
              <m:t>2</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m:rPr>
                <m:sty m:val="p"/>
              </m:rPr>
              <w:rPr>
                <w:rFonts w:ascii="Cambria Math" w:hAnsi="Cambria Math" w:cs="Arial"/>
                <w:szCs w:val="22"/>
              </w:rPr>
              <m:t>3</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w:rPr>
                <w:rFonts w:ascii="Cambria Math" w:hAnsi="Cambria Math" w:cs="Arial"/>
                <w:szCs w:val="22"/>
              </w:rPr>
              <m:t>p</m:t>
            </m:r>
          </m:sub>
        </m:sSub>
      </m:oMath>
      <w:r w:rsidRPr="00F0401A">
        <w:rPr>
          <w:rFonts w:cs="Arial"/>
          <w:szCs w:val="22"/>
        </w:rPr>
        <w:t xml:space="preserve">) </w:t>
      </w:r>
      <w:r w:rsidR="006E3740">
        <w:rPr>
          <w:rFonts w:cs="Arial"/>
          <w:szCs w:val="22"/>
        </w:rPr>
        <w:t>which are call incidences in our</w:t>
      </w:r>
      <w:r w:rsidRPr="00F0401A">
        <w:rPr>
          <w:rFonts w:cs="Arial"/>
          <w:szCs w:val="22"/>
        </w:rPr>
        <w:t xml:space="preserve"> study; and find</w:t>
      </w:r>
      <w:r w:rsidR="00326FD5" w:rsidRPr="00F0401A">
        <w:rPr>
          <w:rFonts w:cs="Arial"/>
          <w:szCs w:val="22"/>
        </w:rPr>
        <w:t xml:space="preserve"> linear</w:t>
      </w:r>
      <w:r w:rsidR="00EE7435">
        <w:rPr>
          <w:rFonts w:cs="Arial"/>
          <w:szCs w:val="22"/>
        </w:rPr>
        <w:t xml:space="preserve"> combinations of those</w:t>
      </w:r>
      <w:r w:rsidRPr="00F0401A">
        <w:rPr>
          <w:rFonts w:cs="Arial"/>
          <w:szCs w:val="22"/>
        </w:rPr>
        <w:t xml:space="preserve"> to produce indices (</w:t>
      </w:r>
      <m:oMath>
        <m:sSub>
          <m:sSubPr>
            <m:ctrlPr>
              <w:rPr>
                <w:rFonts w:ascii="Cambria Math" w:hAnsi="Cambria Math" w:cs="Arial"/>
                <w:szCs w:val="22"/>
              </w:rPr>
            </m:ctrlPr>
          </m:sSubPr>
          <m:e>
            <m:r>
              <w:rPr>
                <w:rFonts w:ascii="Cambria Math" w:hAnsi="Cambria Math" w:cs="Arial"/>
                <w:szCs w:val="22"/>
              </w:rPr>
              <m:t>Z</m:t>
            </m:r>
          </m:e>
          <m:sub>
            <m:r>
              <m:rPr>
                <m:sty m:val="p"/>
              </m:rPr>
              <w:rPr>
                <w:rFonts w:ascii="Cambria Math" w:hAnsi="Cambria Math" w:cs="Arial"/>
                <w:szCs w:val="22"/>
              </w:rPr>
              <m:t>1</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Z</m:t>
            </m:r>
          </m:e>
          <m:sub>
            <m:r>
              <m:rPr>
                <m:sty m:val="p"/>
              </m:rPr>
              <w:rPr>
                <w:rFonts w:ascii="Cambria Math" w:hAnsi="Cambria Math" w:cs="Arial"/>
                <w:szCs w:val="22"/>
              </w:rPr>
              <m:t>2</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Z</m:t>
            </m:r>
          </m:e>
          <m:sub>
            <m:r>
              <m:rPr>
                <m:sty m:val="p"/>
              </m:rPr>
              <w:rPr>
                <w:rFonts w:ascii="Cambria Math" w:hAnsi="Cambria Math" w:cs="Arial"/>
                <w:szCs w:val="22"/>
              </w:rPr>
              <m:t>3</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Z</m:t>
            </m:r>
          </m:e>
          <m:sub>
            <m:r>
              <w:rPr>
                <w:rFonts w:ascii="Cambria Math" w:hAnsi="Cambria Math" w:cs="Arial"/>
                <w:szCs w:val="22"/>
              </w:rPr>
              <m:t>p</m:t>
            </m:r>
          </m:sub>
        </m:sSub>
      </m:oMath>
      <w:r w:rsidRPr="00F0401A">
        <w:rPr>
          <w:rFonts w:cs="Arial"/>
          <w:szCs w:val="22"/>
        </w:rPr>
        <w:t>) that are uncorrelated in order of their importance, and that</w:t>
      </w:r>
      <w:r w:rsidR="006E3740">
        <w:rPr>
          <w:rFonts w:cs="Arial"/>
          <w:szCs w:val="22"/>
        </w:rPr>
        <w:t xml:space="preserve"> best</w:t>
      </w:r>
      <w:r w:rsidRPr="00F0401A">
        <w:rPr>
          <w:rFonts w:cs="Arial"/>
          <w:szCs w:val="22"/>
        </w:rPr>
        <w:t xml:space="preserve"> describe the variation in the data. </w:t>
      </w:r>
      <w:r w:rsidR="004A265C" w:rsidRPr="00F0401A">
        <w:rPr>
          <w:rFonts w:cs="Arial"/>
          <w:szCs w:val="22"/>
        </w:rPr>
        <w:t>As described</w:t>
      </w:r>
      <w:r w:rsidR="0059467C" w:rsidRPr="00F0401A">
        <w:rPr>
          <w:rFonts w:cs="Arial"/>
          <w:szCs w:val="22"/>
        </w:rPr>
        <w:t xml:space="preserve"> in section 2.1</w:t>
      </w:r>
      <w:r w:rsidR="006353B7" w:rsidRPr="00F0401A">
        <w:rPr>
          <w:rFonts w:cs="Arial"/>
          <w:szCs w:val="22"/>
        </w:rPr>
        <w:t>.</w:t>
      </w:r>
      <w:r w:rsidR="0059467C" w:rsidRPr="00F0401A">
        <w:rPr>
          <w:rFonts w:cs="Arial"/>
          <w:szCs w:val="22"/>
        </w:rPr>
        <w:t>1 in correlation analysis, we</w:t>
      </w:r>
      <w:r w:rsidR="006E3740">
        <w:rPr>
          <w:rFonts w:cs="Arial"/>
          <w:szCs w:val="22"/>
        </w:rPr>
        <w:t xml:space="preserve"> have</w:t>
      </w:r>
      <w:r w:rsidR="0059467C" w:rsidRPr="00F0401A">
        <w:rPr>
          <w:rFonts w:cs="Arial"/>
          <w:szCs w:val="22"/>
        </w:rPr>
        <w:t xml:space="preserve"> observe</w:t>
      </w:r>
      <w:r w:rsidR="006E3740">
        <w:rPr>
          <w:rFonts w:cs="Arial"/>
          <w:szCs w:val="22"/>
        </w:rPr>
        <w:t>d</w:t>
      </w:r>
      <w:r w:rsidR="0059467C" w:rsidRPr="00F0401A">
        <w:rPr>
          <w:rFonts w:cs="Arial"/>
          <w:szCs w:val="22"/>
        </w:rPr>
        <w:t xml:space="preserve"> that 9</w:t>
      </w:r>
      <w:r w:rsidR="006E3740">
        <w:rPr>
          <w:rFonts w:cs="Arial"/>
          <w:szCs w:val="22"/>
        </w:rPr>
        <w:t xml:space="preserve"> call incidence</w:t>
      </w:r>
      <w:r w:rsidR="0059467C" w:rsidRPr="00F0401A">
        <w:rPr>
          <w:rFonts w:cs="Arial"/>
          <w:szCs w:val="22"/>
        </w:rPr>
        <w:t xml:space="preserve"> variables are highly correlated with each other</w:t>
      </w:r>
      <w:r w:rsidR="006353B7" w:rsidRPr="00F0401A">
        <w:rPr>
          <w:rFonts w:cs="Arial"/>
          <w:szCs w:val="22"/>
        </w:rPr>
        <w:t>. We use those variables to get the</w:t>
      </w:r>
      <w:r w:rsidR="00EE7435">
        <w:rPr>
          <w:rFonts w:cs="Arial"/>
          <w:szCs w:val="22"/>
        </w:rPr>
        <w:t xml:space="preserve"> top pr</w:t>
      </w:r>
      <w:r w:rsidR="006E3740">
        <w:rPr>
          <w:rFonts w:cs="Arial"/>
          <w:szCs w:val="22"/>
        </w:rPr>
        <w:t>incipal components that capture</w:t>
      </w:r>
      <w:r w:rsidR="00EE7435">
        <w:rPr>
          <w:rFonts w:cs="Arial"/>
          <w:szCs w:val="22"/>
        </w:rPr>
        <w:t xml:space="preserve"> majority of variance in the</w:t>
      </w:r>
      <w:r w:rsidR="006E3740">
        <w:rPr>
          <w:rFonts w:cs="Arial"/>
          <w:szCs w:val="22"/>
        </w:rPr>
        <w:t xml:space="preserve"> raw</w:t>
      </w:r>
      <w:r w:rsidR="00EE7435">
        <w:rPr>
          <w:rFonts w:cs="Arial"/>
          <w:szCs w:val="22"/>
        </w:rPr>
        <w:t xml:space="preserve"> data. </w:t>
      </w:r>
    </w:p>
    <w:p w14:paraId="032A5036" w14:textId="0AF4FF6A" w:rsidR="00EE7435" w:rsidRDefault="00EE7435" w:rsidP="00EE7435">
      <w:pPr>
        <w:pStyle w:val="BodyText"/>
        <w:tabs>
          <w:tab w:val="left" w:pos="1350"/>
        </w:tabs>
        <w:ind w:left="1350"/>
        <w:rPr>
          <w:rFonts w:cs="Arial"/>
          <w:szCs w:val="22"/>
        </w:rPr>
      </w:pPr>
      <w:r>
        <w:rPr>
          <w:rFonts w:cs="Arial"/>
          <w:szCs w:val="22"/>
        </w:rPr>
        <w:t>The principal components with Eigen value more than</w:t>
      </w:r>
      <w:r w:rsidR="006E3740">
        <w:rPr>
          <w:rFonts w:cs="Arial"/>
          <w:szCs w:val="22"/>
        </w:rPr>
        <w:t xml:space="preserve"> equal to</w:t>
      </w:r>
      <w:r>
        <w:rPr>
          <w:rFonts w:cs="Arial"/>
          <w:szCs w:val="22"/>
        </w:rPr>
        <w:t xml:space="preserve"> 1 are usually captures larger proportion of variability and are considered</w:t>
      </w:r>
      <w:r w:rsidR="006E3740">
        <w:rPr>
          <w:rFonts w:cs="Arial"/>
          <w:szCs w:val="22"/>
        </w:rPr>
        <w:t xml:space="preserve"> only</w:t>
      </w:r>
      <w:r>
        <w:rPr>
          <w:rFonts w:cs="Arial"/>
          <w:szCs w:val="22"/>
        </w:rPr>
        <w:t xml:space="preserve"> for ranking the cells. The detail math behind this technique is briefly described in the Appendix section. </w:t>
      </w:r>
    </w:p>
    <w:p w14:paraId="458D7ED2" w14:textId="6924FCFF" w:rsidR="00EE7435" w:rsidRDefault="00EE7435" w:rsidP="00EE7435">
      <w:pPr>
        <w:pStyle w:val="BodyText"/>
        <w:tabs>
          <w:tab w:val="left" w:pos="1350"/>
        </w:tabs>
        <w:ind w:left="1350"/>
        <w:rPr>
          <w:rFonts w:cs="Arial"/>
          <w:szCs w:val="22"/>
        </w:rPr>
      </w:pPr>
      <w:r>
        <w:rPr>
          <w:rFonts w:cs="Arial"/>
          <w:szCs w:val="22"/>
        </w:rPr>
        <w:t>Once the top principal components</w:t>
      </w:r>
      <w:r w:rsidR="0010314B">
        <w:rPr>
          <w:rFonts w:cs="Arial"/>
          <w:szCs w:val="22"/>
        </w:rPr>
        <w:t xml:space="preserve"> (Eigen value &gt;</w:t>
      </w:r>
      <w:r w:rsidR="006E3740">
        <w:rPr>
          <w:rFonts w:cs="Arial"/>
          <w:szCs w:val="22"/>
        </w:rPr>
        <w:t>=</w:t>
      </w:r>
      <w:r w:rsidR="0010314B">
        <w:rPr>
          <w:rFonts w:cs="Arial"/>
          <w:szCs w:val="22"/>
        </w:rPr>
        <w:t>1)</w:t>
      </w:r>
      <w:r>
        <w:rPr>
          <w:rFonts w:cs="Arial"/>
          <w:szCs w:val="22"/>
        </w:rPr>
        <w:t xml:space="preserve"> are derived, we have the Z value</w:t>
      </w:r>
      <w:r w:rsidR="0010314B">
        <w:rPr>
          <w:rFonts w:cs="Arial"/>
          <w:szCs w:val="22"/>
        </w:rPr>
        <w:t>s</w:t>
      </w:r>
      <w:r>
        <w:rPr>
          <w:rFonts w:cs="Arial"/>
          <w:szCs w:val="22"/>
        </w:rPr>
        <w:t xml:space="preserve"> of each cell</w:t>
      </w:r>
      <w:r w:rsidR="0010314B">
        <w:rPr>
          <w:rFonts w:cs="Arial"/>
          <w:szCs w:val="22"/>
        </w:rPr>
        <w:t>.  T</w:t>
      </w:r>
      <w:r>
        <w:rPr>
          <w:rFonts w:cs="Arial"/>
          <w:szCs w:val="22"/>
        </w:rPr>
        <w:t xml:space="preserve">hese </w:t>
      </w:r>
      <w:r w:rsidR="0010314B">
        <w:rPr>
          <w:rFonts w:cs="Arial"/>
          <w:szCs w:val="22"/>
        </w:rPr>
        <w:t>Z</w:t>
      </w:r>
      <w:r>
        <w:rPr>
          <w:rFonts w:cs="Arial"/>
          <w:szCs w:val="22"/>
        </w:rPr>
        <w:t xml:space="preserve"> values are multiplied by</w:t>
      </w:r>
      <w:r w:rsidR="0010314B">
        <w:rPr>
          <w:rFonts w:cs="Arial"/>
          <w:szCs w:val="22"/>
        </w:rPr>
        <w:t xml:space="preserve"> a weight which is </w:t>
      </w:r>
      <w:r>
        <w:rPr>
          <w:rFonts w:cs="Arial"/>
          <w:szCs w:val="22"/>
        </w:rPr>
        <w:t>the proportion of variance captured</w:t>
      </w:r>
      <w:r w:rsidR="0010314B">
        <w:rPr>
          <w:rFonts w:cs="Arial"/>
          <w:szCs w:val="22"/>
        </w:rPr>
        <w:t xml:space="preserve"> by the</w:t>
      </w:r>
      <w:r w:rsidR="006E3740">
        <w:rPr>
          <w:rFonts w:cs="Arial"/>
          <w:szCs w:val="22"/>
        </w:rPr>
        <w:t xml:space="preserve"> individual</w:t>
      </w:r>
      <w:r w:rsidR="0010314B">
        <w:rPr>
          <w:rFonts w:cs="Arial"/>
          <w:szCs w:val="22"/>
        </w:rPr>
        <w:t xml:space="preserve"> components. The summed up value of these weight multipliers is the score of a cell. </w:t>
      </w:r>
    </w:p>
    <w:p w14:paraId="70A6F5F8" w14:textId="5B22F249" w:rsidR="00EE7435" w:rsidRPr="00F0401A" w:rsidRDefault="00EE7435" w:rsidP="00EE7435">
      <w:pPr>
        <w:pStyle w:val="BodyText"/>
        <w:tabs>
          <w:tab w:val="left" w:pos="1350"/>
        </w:tabs>
        <w:ind w:left="1350"/>
        <w:rPr>
          <w:rFonts w:cs="Arial"/>
          <w:szCs w:val="22"/>
        </w:rPr>
      </w:pPr>
      <w:r>
        <w:rPr>
          <w:rFonts w:cs="Arial"/>
          <w:szCs w:val="22"/>
        </w:rPr>
        <w:t xml:space="preserve">For </w:t>
      </w:r>
      <w:r w:rsidR="0010314B">
        <w:rPr>
          <w:rFonts w:cs="Arial"/>
          <w:szCs w:val="22"/>
        </w:rPr>
        <w:t>example,</w:t>
      </w:r>
      <w:r>
        <w:rPr>
          <w:rFonts w:cs="Arial"/>
          <w:szCs w:val="22"/>
        </w:rPr>
        <w:t xml:space="preserve"> the score of the </w:t>
      </w:r>
      <w:proofErr w:type="spellStart"/>
      <w:r w:rsidRPr="006E3740">
        <w:rPr>
          <w:rFonts w:cs="Arial"/>
          <w:i/>
          <w:szCs w:val="22"/>
        </w:rPr>
        <w:t>it</w:t>
      </w:r>
      <w:r w:rsidR="0010314B" w:rsidRPr="006E3740">
        <w:rPr>
          <w:rFonts w:cs="Arial"/>
          <w:i/>
          <w:szCs w:val="22"/>
        </w:rPr>
        <w:t>h</w:t>
      </w:r>
      <w:proofErr w:type="spellEnd"/>
      <w:r w:rsidR="0010314B">
        <w:rPr>
          <w:rFonts w:cs="Arial"/>
          <w:szCs w:val="22"/>
        </w:rPr>
        <w:t xml:space="preserve"> cell</w:t>
      </w:r>
      <w:r w:rsidR="006E3740">
        <w:rPr>
          <w:rFonts w:cs="Arial"/>
          <w:szCs w:val="22"/>
        </w:rPr>
        <w:t xml:space="preserve"> </w:t>
      </w:r>
      <m:oMath>
        <m:sSub>
          <m:sSubPr>
            <m:ctrlPr>
              <w:rPr>
                <w:rFonts w:ascii="Cambria Math" w:hAnsi="Cambria Math" w:cs="Arial"/>
                <w:i/>
                <w:szCs w:val="22"/>
              </w:rPr>
            </m:ctrlPr>
          </m:sSubPr>
          <m:e>
            <m:r>
              <w:rPr>
                <w:rFonts w:ascii="Cambria Math" w:hAnsi="Cambria Math" w:cs="Arial"/>
                <w:szCs w:val="22"/>
              </w:rPr>
              <m:t>S</m:t>
            </m:r>
          </m:e>
          <m:sub>
            <m:r>
              <w:rPr>
                <w:rFonts w:ascii="Cambria Math" w:hAnsi="Cambria Math" w:cs="Arial"/>
                <w:szCs w:val="22"/>
              </w:rPr>
              <m:t>i</m:t>
            </m:r>
          </m:sub>
        </m:sSub>
      </m:oMath>
      <w:r w:rsidR="0010314B">
        <w:rPr>
          <w:rFonts w:cs="Arial"/>
          <w:szCs w:val="22"/>
        </w:rPr>
        <w:t xml:space="preserve"> is described as follows:</w:t>
      </w:r>
      <w:r>
        <w:rPr>
          <w:rFonts w:cs="Arial"/>
          <w:szCs w:val="22"/>
        </w:rPr>
        <w:t xml:space="preserve">  </w:t>
      </w:r>
    </w:p>
    <w:p w14:paraId="50371F88" w14:textId="77777777" w:rsidR="00EE7435" w:rsidRPr="00F0401A" w:rsidRDefault="009B1024" w:rsidP="00EE7435">
      <w:pPr>
        <w:pStyle w:val="BodyText"/>
        <w:rPr>
          <w:rFonts w:cs="Arial"/>
          <w:szCs w:val="22"/>
        </w:rPr>
      </w:pPr>
      <m:oMath>
        <m:sSub>
          <m:sSubPr>
            <m:ctrlPr>
              <w:rPr>
                <w:rFonts w:ascii="Cambria Math" w:hAnsi="Cambria Math" w:cs="Arial"/>
                <w:i/>
                <w:szCs w:val="22"/>
              </w:rPr>
            </m:ctrlPr>
          </m:sSubPr>
          <m:e>
            <m:r>
              <w:rPr>
                <w:rFonts w:ascii="Cambria Math" w:hAnsi="Cambria Math" w:cs="Arial"/>
                <w:szCs w:val="22"/>
              </w:rPr>
              <m:t>S</m:t>
            </m:r>
          </m:e>
          <m:sub>
            <m:r>
              <w:rPr>
                <w:rFonts w:ascii="Cambria Math" w:hAnsi="Cambria Math" w:cs="Arial"/>
                <w:szCs w:val="22"/>
              </w:rPr>
              <m:t>i</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i1</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W</m:t>
            </m:r>
          </m:e>
          <m:sub>
            <m:r>
              <w:rPr>
                <w:rFonts w:ascii="Cambria Math" w:hAnsi="Cambria Math" w:cs="Arial"/>
                <w:szCs w:val="22"/>
              </w:rPr>
              <m:t>i1</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i2</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W</m:t>
            </m:r>
          </m:e>
          <m:sub>
            <m:r>
              <w:rPr>
                <w:rFonts w:ascii="Cambria Math" w:hAnsi="Cambria Math" w:cs="Arial"/>
                <w:szCs w:val="22"/>
              </w:rPr>
              <m:t>i2</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ik</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W</m:t>
            </m:r>
          </m:e>
          <m:sub>
            <m:r>
              <w:rPr>
                <w:rFonts w:ascii="Cambria Math" w:hAnsi="Cambria Math" w:cs="Arial"/>
                <w:szCs w:val="22"/>
              </w:rPr>
              <m:t>ik</m:t>
            </m:r>
          </m:sub>
        </m:sSub>
      </m:oMath>
      <w:r w:rsidR="00EE7435" w:rsidRPr="00F0401A">
        <w:rPr>
          <w:rFonts w:cs="Arial"/>
          <w:szCs w:val="22"/>
        </w:rPr>
        <w:t xml:space="preserve">    </w:t>
      </w:r>
    </w:p>
    <w:p w14:paraId="6DC188BC" w14:textId="52C00A5F" w:rsidR="00EE7435" w:rsidRPr="00F0401A" w:rsidRDefault="00EE7435" w:rsidP="00EE7435">
      <w:pPr>
        <w:pStyle w:val="BodyText"/>
        <w:rPr>
          <w:rFonts w:cs="Arial"/>
          <w:szCs w:val="22"/>
        </w:rPr>
      </w:pPr>
      <w:r w:rsidRPr="00F0401A">
        <w:rPr>
          <w:rFonts w:cs="Arial"/>
          <w:szCs w:val="22"/>
        </w:rPr>
        <w:t>Where</w:t>
      </w:r>
      <w:r w:rsidR="006E3740">
        <w:rPr>
          <w:rFonts w:cs="Arial"/>
          <w:szCs w:val="22"/>
        </w:rPr>
        <w:t>,</w:t>
      </w:r>
      <w:r w:rsidRPr="00F0401A">
        <w:rPr>
          <w:rFonts w:cs="Arial"/>
          <w:szCs w:val="22"/>
        </w:rPr>
        <w:t xml:space="preserve"> </w:t>
      </w:r>
    </w:p>
    <w:p w14:paraId="34A77674" w14:textId="427CA410" w:rsidR="00EE7435" w:rsidRPr="00F0401A" w:rsidRDefault="009B1024" w:rsidP="00EE7435">
      <w:pPr>
        <w:pStyle w:val="BodyText"/>
        <w:rPr>
          <w:rFonts w:cs="Arial"/>
          <w:szCs w:val="22"/>
        </w:rPr>
      </w:pP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i1</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Zi</m:t>
            </m:r>
          </m:e>
          <m:sub>
            <m:r>
              <w:rPr>
                <w:rFonts w:ascii="Cambria Math" w:hAnsi="Cambria Math" w:cs="Arial"/>
                <w:szCs w:val="22"/>
              </w:rPr>
              <m:t>2</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Zi</m:t>
            </m:r>
          </m:e>
          <m:sub>
            <m:r>
              <w:rPr>
                <w:rFonts w:ascii="Cambria Math" w:hAnsi="Cambria Math" w:cs="Arial"/>
                <w:szCs w:val="22"/>
              </w:rPr>
              <m:t>k</m:t>
            </m:r>
          </m:sub>
        </m:sSub>
      </m:oMath>
      <w:r w:rsidR="00EE7435" w:rsidRPr="00F0401A">
        <w:rPr>
          <w:rFonts w:cs="Arial"/>
          <w:szCs w:val="22"/>
        </w:rPr>
        <w:t xml:space="preserve"> are the Z values of the ith cell considering K number of components having Eigen value more than</w:t>
      </w:r>
      <w:r w:rsidR="006E3740">
        <w:rPr>
          <w:rFonts w:cs="Arial"/>
          <w:szCs w:val="22"/>
        </w:rPr>
        <w:t xml:space="preserve"> equal to</w:t>
      </w:r>
      <w:r w:rsidR="00EE7435" w:rsidRPr="00F0401A">
        <w:rPr>
          <w:rFonts w:cs="Arial"/>
          <w:szCs w:val="22"/>
        </w:rPr>
        <w:t xml:space="preserve"> 1 </w:t>
      </w:r>
    </w:p>
    <w:p w14:paraId="1778182F" w14:textId="59DBAAE4" w:rsidR="00EE7435" w:rsidRDefault="009B1024" w:rsidP="00EE7435">
      <w:pPr>
        <w:pStyle w:val="BodyText"/>
        <w:rPr>
          <w:rFonts w:cs="Arial"/>
          <w:szCs w:val="22"/>
        </w:rPr>
      </w:pPr>
      <m:oMath>
        <m:sSub>
          <m:sSubPr>
            <m:ctrlPr>
              <w:rPr>
                <w:rFonts w:ascii="Cambria Math" w:hAnsi="Cambria Math" w:cs="Arial"/>
                <w:i/>
                <w:szCs w:val="22"/>
              </w:rPr>
            </m:ctrlPr>
          </m:sSubPr>
          <m:e>
            <m:r>
              <w:rPr>
                <w:rFonts w:ascii="Cambria Math" w:hAnsi="Cambria Math" w:cs="Arial"/>
                <w:szCs w:val="22"/>
              </w:rPr>
              <m:t>W</m:t>
            </m:r>
          </m:e>
          <m:sub>
            <m:r>
              <w:rPr>
                <w:rFonts w:ascii="Cambria Math" w:hAnsi="Cambria Math" w:cs="Arial"/>
                <w:szCs w:val="22"/>
              </w:rPr>
              <m:t>i1</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W</m:t>
            </m:r>
          </m:e>
          <m:sub>
            <m:r>
              <w:rPr>
                <w:rFonts w:ascii="Cambria Math" w:hAnsi="Cambria Math" w:cs="Arial"/>
                <w:szCs w:val="22"/>
              </w:rPr>
              <m:t>i2</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W</m:t>
            </m:r>
          </m:e>
          <m:sub>
            <m:r>
              <w:rPr>
                <w:rFonts w:ascii="Cambria Math" w:hAnsi="Cambria Math" w:cs="Arial"/>
                <w:szCs w:val="22"/>
              </w:rPr>
              <m:t>ik</m:t>
            </m:r>
          </m:sub>
        </m:sSub>
      </m:oMath>
      <w:r w:rsidR="00EE7435" w:rsidRPr="00F0401A">
        <w:rPr>
          <w:rFonts w:cs="Arial"/>
          <w:szCs w:val="22"/>
        </w:rPr>
        <w:t xml:space="preserve"> values are the weights of the components which are the individual captured variances</w:t>
      </w:r>
    </w:p>
    <w:p w14:paraId="673CBD4E" w14:textId="60424A09" w:rsidR="00EE7435" w:rsidRPr="00F0401A" w:rsidRDefault="0010314B" w:rsidP="00D4379B">
      <w:pPr>
        <w:pStyle w:val="BodyText"/>
        <w:rPr>
          <w:rFonts w:cs="Arial"/>
          <w:szCs w:val="22"/>
        </w:rPr>
      </w:pPr>
      <w:r>
        <w:rPr>
          <w:rFonts w:cs="Arial"/>
          <w:szCs w:val="22"/>
        </w:rPr>
        <w:t>Once we get the score of all the cells, we ranked them as per the</w:t>
      </w:r>
      <w:r w:rsidR="006E3740">
        <w:rPr>
          <w:rFonts w:cs="Arial"/>
          <w:szCs w:val="22"/>
        </w:rPr>
        <w:t xml:space="preserve"> obtained</w:t>
      </w:r>
      <w:r>
        <w:rPr>
          <w:rFonts w:cs="Arial"/>
          <w:szCs w:val="22"/>
        </w:rPr>
        <w:t xml:space="preserve"> scored value. Higher the score of a cell would receive lower rank. High score</w:t>
      </w:r>
      <w:r w:rsidR="006E3740">
        <w:rPr>
          <w:rFonts w:cs="Arial"/>
          <w:szCs w:val="22"/>
        </w:rPr>
        <w:t xml:space="preserve"> of a cell</w:t>
      </w:r>
      <w:r>
        <w:rPr>
          <w:rFonts w:cs="Arial"/>
          <w:szCs w:val="22"/>
        </w:rPr>
        <w:t xml:space="preserve"> means that</w:t>
      </w:r>
      <w:r w:rsidR="006E3740">
        <w:rPr>
          <w:rFonts w:cs="Arial"/>
          <w:szCs w:val="22"/>
        </w:rPr>
        <w:t xml:space="preserve"> the</w:t>
      </w:r>
      <w:r>
        <w:rPr>
          <w:rFonts w:cs="Arial"/>
          <w:szCs w:val="22"/>
        </w:rPr>
        <w:t xml:space="preserve"> cell has exhibited more number of call incidences in its normalized form and it physically defined a</w:t>
      </w:r>
      <w:r w:rsidR="006E3740">
        <w:rPr>
          <w:rFonts w:cs="Arial"/>
          <w:szCs w:val="22"/>
        </w:rPr>
        <w:t>s</w:t>
      </w:r>
      <w:r>
        <w:rPr>
          <w:rFonts w:cs="Arial"/>
          <w:szCs w:val="22"/>
        </w:rPr>
        <w:t xml:space="preserve"> bad performance of a cell.</w:t>
      </w:r>
    </w:p>
    <w:p w14:paraId="48A289A9" w14:textId="6CA2FA88" w:rsidR="00656601" w:rsidRPr="00F0401A" w:rsidRDefault="003D2AAA" w:rsidP="00016412">
      <w:pPr>
        <w:pStyle w:val="Heading2"/>
      </w:pPr>
      <w:bookmarkStart w:id="28" w:name="_Toc10641078"/>
      <w:r>
        <w:t xml:space="preserve">PCA </w:t>
      </w:r>
      <w:r w:rsidR="00197543" w:rsidRPr="00F0401A">
        <w:t>Result</w:t>
      </w:r>
      <w:r w:rsidR="00D954C5" w:rsidRPr="00F0401A">
        <w:t xml:space="preserve"> &amp; Val</w:t>
      </w:r>
      <w:r>
        <w:t>idation</w:t>
      </w:r>
      <w:bookmarkEnd w:id="28"/>
    </w:p>
    <w:p w14:paraId="2747BFD8" w14:textId="772308B7" w:rsidR="00340484" w:rsidRDefault="006353B7" w:rsidP="006353B7">
      <w:pPr>
        <w:pStyle w:val="BodyText"/>
        <w:rPr>
          <w:rFonts w:cs="Arial"/>
          <w:szCs w:val="22"/>
        </w:rPr>
      </w:pPr>
      <w:r w:rsidRPr="00F0401A">
        <w:rPr>
          <w:rFonts w:cs="Arial"/>
          <w:szCs w:val="22"/>
        </w:rPr>
        <w:t>For illustration purpose, we ranked the cells on</w:t>
      </w:r>
      <w:r w:rsidR="006E3740">
        <w:rPr>
          <w:rFonts w:cs="Arial"/>
          <w:szCs w:val="22"/>
        </w:rPr>
        <w:t xml:space="preserve"> few days in the month of</w:t>
      </w:r>
      <w:r w:rsidRPr="00F0401A">
        <w:rPr>
          <w:rFonts w:cs="Arial"/>
          <w:szCs w:val="22"/>
        </w:rPr>
        <w:t xml:space="preserve"> January</w:t>
      </w:r>
      <w:r w:rsidR="006E3740">
        <w:rPr>
          <w:rFonts w:cs="Arial"/>
          <w:szCs w:val="22"/>
        </w:rPr>
        <w:t xml:space="preserve"> 2019.  In the following table we described the Eigen values of the principal componen</w:t>
      </w:r>
      <w:r w:rsidR="00340484">
        <w:rPr>
          <w:rFonts w:cs="Arial"/>
          <w:szCs w:val="22"/>
        </w:rPr>
        <w:t>ts when the cells are ranked for few days in the month of January 2019</w:t>
      </w:r>
    </w:p>
    <w:p w14:paraId="1612507D" w14:textId="3A98C078" w:rsidR="00340484" w:rsidRDefault="00340484" w:rsidP="006353B7">
      <w:pPr>
        <w:pStyle w:val="BodyText"/>
        <w:rPr>
          <w:rFonts w:cs="Arial"/>
          <w:szCs w:val="22"/>
        </w:rPr>
      </w:pPr>
    </w:p>
    <w:p w14:paraId="111C8D32" w14:textId="77777777" w:rsidR="00340484" w:rsidRDefault="00340484" w:rsidP="006353B7">
      <w:pPr>
        <w:pStyle w:val="BodyText"/>
        <w:rPr>
          <w:rFonts w:cs="Arial"/>
          <w:szCs w:val="22"/>
        </w:rPr>
      </w:pPr>
    </w:p>
    <w:p w14:paraId="06DC13F9" w14:textId="77777777" w:rsidR="00340484" w:rsidRDefault="00340484" w:rsidP="006353B7">
      <w:pPr>
        <w:pStyle w:val="BodyText"/>
        <w:rPr>
          <w:rFonts w:cs="Arial"/>
          <w:szCs w:val="22"/>
        </w:rPr>
      </w:pPr>
    </w:p>
    <w:tbl>
      <w:tblPr>
        <w:tblStyle w:val="TableGrid"/>
        <w:tblW w:w="0" w:type="auto"/>
        <w:tblInd w:w="1304" w:type="dxa"/>
        <w:tblLook w:val="04A0" w:firstRow="1" w:lastRow="0" w:firstColumn="1" w:lastColumn="0" w:noHBand="0" w:noVBand="1"/>
      </w:tblPr>
      <w:tblGrid>
        <w:gridCol w:w="2987"/>
        <w:gridCol w:w="3138"/>
        <w:gridCol w:w="3043"/>
      </w:tblGrid>
      <w:tr w:rsidR="00340484" w14:paraId="60AFC196" w14:textId="77777777" w:rsidTr="00340484">
        <w:tc>
          <w:tcPr>
            <w:tcW w:w="3490" w:type="dxa"/>
          </w:tcPr>
          <w:p w14:paraId="752D1AB7" w14:textId="10CD2986" w:rsidR="00340484" w:rsidRDefault="00340484" w:rsidP="006353B7">
            <w:pPr>
              <w:pStyle w:val="BodyText"/>
              <w:ind w:left="0"/>
              <w:rPr>
                <w:rFonts w:cs="Arial"/>
                <w:szCs w:val="22"/>
              </w:rPr>
            </w:pPr>
            <w:r>
              <w:rPr>
                <w:rFonts w:cs="Arial"/>
                <w:szCs w:val="22"/>
              </w:rPr>
              <w:t xml:space="preserve">Date </w:t>
            </w:r>
          </w:p>
        </w:tc>
        <w:tc>
          <w:tcPr>
            <w:tcW w:w="3491" w:type="dxa"/>
          </w:tcPr>
          <w:p w14:paraId="5E66E7F9" w14:textId="008B0269" w:rsidR="00340484" w:rsidRDefault="00340484" w:rsidP="006353B7">
            <w:pPr>
              <w:pStyle w:val="BodyText"/>
              <w:ind w:left="0"/>
              <w:rPr>
                <w:rFonts w:cs="Arial"/>
                <w:szCs w:val="22"/>
              </w:rPr>
            </w:pPr>
            <w:r>
              <w:rPr>
                <w:rFonts w:cs="Arial"/>
                <w:szCs w:val="22"/>
              </w:rPr>
              <w:t xml:space="preserve">Eigen values </w:t>
            </w:r>
          </w:p>
        </w:tc>
        <w:tc>
          <w:tcPr>
            <w:tcW w:w="3491" w:type="dxa"/>
          </w:tcPr>
          <w:p w14:paraId="2CDE2149" w14:textId="143B4B0D" w:rsidR="00340484" w:rsidRDefault="00340484" w:rsidP="006353B7">
            <w:pPr>
              <w:pStyle w:val="BodyText"/>
              <w:ind w:left="0"/>
              <w:rPr>
                <w:rFonts w:cs="Arial"/>
                <w:szCs w:val="22"/>
              </w:rPr>
            </w:pPr>
            <w:r>
              <w:rPr>
                <w:rFonts w:cs="Arial"/>
                <w:szCs w:val="22"/>
              </w:rPr>
              <w:t xml:space="preserve">Weights </w:t>
            </w:r>
          </w:p>
        </w:tc>
      </w:tr>
      <w:tr w:rsidR="00B67FFD" w14:paraId="042B4D66" w14:textId="77777777" w:rsidTr="00B67FFD">
        <w:trPr>
          <w:trHeight w:val="1425"/>
        </w:trPr>
        <w:tc>
          <w:tcPr>
            <w:tcW w:w="3490" w:type="dxa"/>
          </w:tcPr>
          <w:p w14:paraId="51A2900D" w14:textId="2CEF10F5" w:rsidR="00340484" w:rsidRDefault="00340484" w:rsidP="006353B7">
            <w:pPr>
              <w:pStyle w:val="BodyText"/>
              <w:ind w:left="0"/>
              <w:rPr>
                <w:rFonts w:cs="Arial"/>
                <w:szCs w:val="22"/>
              </w:rPr>
            </w:pPr>
            <w:r>
              <w:rPr>
                <w:rFonts w:cs="Arial"/>
                <w:szCs w:val="22"/>
              </w:rPr>
              <w:t>Jan 13</w:t>
            </w:r>
            <w:r w:rsidRPr="00340484">
              <w:rPr>
                <w:rFonts w:cs="Arial"/>
                <w:szCs w:val="22"/>
                <w:vertAlign w:val="superscript"/>
              </w:rPr>
              <w:t>th</w:t>
            </w:r>
            <w:r>
              <w:rPr>
                <w:rFonts w:cs="Arial"/>
                <w:szCs w:val="22"/>
              </w:rPr>
              <w:t>, 2019</w:t>
            </w:r>
          </w:p>
        </w:tc>
        <w:tc>
          <w:tcPr>
            <w:tcW w:w="3491" w:type="dxa"/>
          </w:tcPr>
          <w:p w14:paraId="647D2686" w14:textId="591903E3" w:rsidR="00340484" w:rsidRDefault="00B67FFD" w:rsidP="00340484">
            <w:pPr>
              <w:pStyle w:val="BodyText"/>
              <w:ind w:left="0"/>
              <w:rPr>
                <w:rFonts w:cs="Arial"/>
                <w:szCs w:val="22"/>
              </w:rPr>
            </w:pPr>
            <w:r w:rsidRPr="00B67FFD">
              <w:rPr>
                <w:rFonts w:cs="Arial"/>
                <w:szCs w:val="22"/>
              </w:rPr>
              <w:t>(</w:t>
            </w:r>
            <w:r w:rsidR="00340484" w:rsidRPr="00B67FFD">
              <w:rPr>
                <w:rFonts w:cs="Arial"/>
                <w:szCs w:val="22"/>
                <w:highlight w:val="yellow"/>
              </w:rPr>
              <w:t>[</w:t>
            </w:r>
            <w:r w:rsidR="00340484" w:rsidRPr="00B67FFD">
              <w:rPr>
                <w:rFonts w:ascii="Courier New" w:hAnsi="Courier New" w:cs="Courier New"/>
                <w:color w:val="000000"/>
                <w:sz w:val="18"/>
                <w:szCs w:val="18"/>
                <w:highlight w:val="yellow"/>
              </w:rPr>
              <w:t>2.56120171, 1.76781547, 1.04898184,</w:t>
            </w:r>
            <w:r w:rsidR="00340484" w:rsidRPr="00B67FFD">
              <w:rPr>
                <w:rFonts w:ascii="Courier New" w:hAnsi="Courier New" w:cs="Courier New"/>
                <w:color w:val="000000"/>
                <w:sz w:val="18"/>
                <w:szCs w:val="18"/>
              </w:rPr>
              <w:t xml:space="preserve"> 0.96431293, 0.91430946, 0.83421584, 0.66453685, 0.15525484, 0.09346754]</w:t>
            </w:r>
            <w:r w:rsidRPr="00B67FFD">
              <w:rPr>
                <w:rFonts w:ascii="Courier New" w:hAnsi="Courier New" w:cs="Courier New"/>
                <w:color w:val="000000"/>
                <w:sz w:val="18"/>
                <w:szCs w:val="18"/>
              </w:rPr>
              <w:t>)</w:t>
            </w:r>
          </w:p>
        </w:tc>
        <w:tc>
          <w:tcPr>
            <w:tcW w:w="3491" w:type="dxa"/>
          </w:tcPr>
          <w:p w14:paraId="303BE0C9" w14:textId="6135E640" w:rsidR="00340484" w:rsidRPr="00B67FFD" w:rsidRDefault="00B67FFD" w:rsidP="00B67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B67FFD">
              <w:rPr>
                <w:rFonts w:ascii="Courier New" w:hAnsi="Courier New" w:cs="Courier New"/>
                <w:color w:val="000000"/>
                <w:sz w:val="18"/>
                <w:szCs w:val="18"/>
                <w:lang w:val="en-US"/>
              </w:rPr>
              <w:t>(</w:t>
            </w:r>
            <w:r w:rsidRPr="00B67FFD">
              <w:rPr>
                <w:rFonts w:ascii="Courier New" w:hAnsi="Courier New" w:cs="Courier New"/>
                <w:color w:val="000000"/>
                <w:sz w:val="18"/>
                <w:szCs w:val="18"/>
                <w:highlight w:val="yellow"/>
                <w:lang w:val="en-US"/>
              </w:rPr>
              <w:t>[0.29213777, 0.18177305, 0.12373641,</w:t>
            </w:r>
            <w:r w:rsidRPr="00B67FFD">
              <w:rPr>
                <w:rFonts w:ascii="Courier New" w:hAnsi="Courier New" w:cs="Courier New"/>
                <w:color w:val="000000"/>
                <w:sz w:val="18"/>
                <w:szCs w:val="18"/>
                <w:lang w:val="en-US"/>
              </w:rPr>
              <w:t xml:space="preserve"> 0.10693235, 0.10562497,</w:t>
            </w:r>
            <w:r w:rsidRPr="00B67FFD">
              <w:rPr>
                <w:rFonts w:ascii="Courier New" w:hAnsi="Courier New" w:cs="Courier New"/>
                <w:color w:val="000000"/>
                <w:sz w:val="18"/>
                <w:szCs w:val="18"/>
              </w:rPr>
              <w:t>0.09336365, 0.0706242 , 0.0152733 , 0.0105343 ])</w:t>
            </w:r>
          </w:p>
        </w:tc>
      </w:tr>
      <w:tr w:rsidR="00B67FFD" w14:paraId="2BD7A6DA" w14:textId="77777777" w:rsidTr="00340484">
        <w:tc>
          <w:tcPr>
            <w:tcW w:w="3490" w:type="dxa"/>
          </w:tcPr>
          <w:p w14:paraId="0C44F562" w14:textId="10DA93E8" w:rsidR="00340484" w:rsidRDefault="00340484" w:rsidP="006353B7">
            <w:pPr>
              <w:pStyle w:val="BodyText"/>
              <w:ind w:left="0"/>
              <w:rPr>
                <w:rFonts w:cs="Arial"/>
                <w:szCs w:val="22"/>
              </w:rPr>
            </w:pPr>
            <w:r>
              <w:rPr>
                <w:rFonts w:cs="Arial"/>
                <w:szCs w:val="22"/>
              </w:rPr>
              <w:t>Jan 14</w:t>
            </w:r>
            <w:r w:rsidRPr="00340484">
              <w:rPr>
                <w:rFonts w:cs="Arial"/>
                <w:szCs w:val="22"/>
                <w:vertAlign w:val="superscript"/>
              </w:rPr>
              <w:t>th</w:t>
            </w:r>
            <w:r>
              <w:rPr>
                <w:rFonts w:cs="Arial"/>
                <w:szCs w:val="22"/>
              </w:rPr>
              <w:t>, 2019</w:t>
            </w:r>
          </w:p>
        </w:tc>
        <w:tc>
          <w:tcPr>
            <w:tcW w:w="3491" w:type="dxa"/>
          </w:tcPr>
          <w:p w14:paraId="4C867456" w14:textId="2818F120" w:rsidR="00340484" w:rsidRPr="004259B2" w:rsidRDefault="004259B2" w:rsidP="00425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4259B2">
              <w:rPr>
                <w:rFonts w:ascii="Courier New" w:hAnsi="Courier New" w:cs="Courier New"/>
                <w:color w:val="000000"/>
                <w:sz w:val="18"/>
                <w:szCs w:val="18"/>
                <w:highlight w:val="yellow"/>
                <w:lang w:val="en-US"/>
              </w:rPr>
              <w:t xml:space="preserve">([2.68338312, 1.80359006, </w:t>
            </w:r>
            <w:r w:rsidRPr="00B67FFD">
              <w:rPr>
                <w:rFonts w:ascii="Courier New" w:hAnsi="Courier New" w:cs="Courier New"/>
                <w:color w:val="000000"/>
                <w:sz w:val="18"/>
                <w:szCs w:val="18"/>
                <w:highlight w:val="yellow"/>
                <w:lang w:val="en-US"/>
              </w:rPr>
              <w:t>1.0959253,</w:t>
            </w:r>
            <w:r w:rsidRPr="004259B2">
              <w:rPr>
                <w:rFonts w:ascii="Courier New" w:hAnsi="Courier New" w:cs="Courier New"/>
                <w:color w:val="000000"/>
                <w:sz w:val="18"/>
                <w:szCs w:val="18"/>
                <w:lang w:val="en-US"/>
              </w:rPr>
              <w:t xml:space="preserve"> 0.98359786, 0.91287219,</w:t>
            </w:r>
            <w:r w:rsidRPr="004259B2">
              <w:rPr>
                <w:rFonts w:ascii="Courier New" w:hAnsi="Courier New" w:cs="Courier New"/>
                <w:color w:val="000000"/>
                <w:sz w:val="18"/>
                <w:szCs w:val="18"/>
              </w:rPr>
              <w:t xml:space="preserve"> 0.81498877, 0.47145332, 0.14891445, 0.08937143])</w:t>
            </w:r>
          </w:p>
        </w:tc>
        <w:tc>
          <w:tcPr>
            <w:tcW w:w="3491" w:type="dxa"/>
          </w:tcPr>
          <w:p w14:paraId="5D29E8DF" w14:textId="39B6CFB9" w:rsidR="00340484" w:rsidRPr="004259B2" w:rsidRDefault="004259B2" w:rsidP="00425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4259B2">
              <w:rPr>
                <w:rFonts w:ascii="Courier New" w:hAnsi="Courier New" w:cs="Courier New"/>
                <w:color w:val="000000"/>
                <w:sz w:val="18"/>
                <w:szCs w:val="18"/>
                <w:highlight w:val="yellow"/>
                <w:lang w:val="en-US"/>
              </w:rPr>
              <w:t>([0.28859215, 0.18528832, 0.12397474,</w:t>
            </w:r>
            <w:r w:rsidRPr="004259B2">
              <w:rPr>
                <w:rFonts w:ascii="Courier New" w:hAnsi="Courier New" w:cs="Courier New"/>
                <w:color w:val="000000"/>
                <w:sz w:val="18"/>
                <w:szCs w:val="18"/>
                <w:lang w:val="en-US"/>
              </w:rPr>
              <w:t xml:space="preserve"> 0.10799208, 0.10499487,</w:t>
            </w:r>
            <w:r w:rsidRPr="004259B2">
              <w:rPr>
                <w:rFonts w:ascii="Courier New" w:hAnsi="Courier New" w:cs="Courier New"/>
                <w:color w:val="000000"/>
                <w:sz w:val="18"/>
                <w:szCs w:val="18"/>
              </w:rPr>
              <w:t>0.09458555, 0.06904465, 0.01475701, 0.01077063])</w:t>
            </w:r>
          </w:p>
        </w:tc>
      </w:tr>
      <w:tr w:rsidR="00B67FFD" w14:paraId="193DEFB8" w14:textId="77777777" w:rsidTr="00340484">
        <w:tc>
          <w:tcPr>
            <w:tcW w:w="3490" w:type="dxa"/>
          </w:tcPr>
          <w:p w14:paraId="0B28CBFF" w14:textId="138CE4C0" w:rsidR="00340484" w:rsidRDefault="00340484" w:rsidP="006353B7">
            <w:pPr>
              <w:pStyle w:val="BodyText"/>
              <w:ind w:left="0"/>
              <w:rPr>
                <w:rFonts w:cs="Arial"/>
                <w:szCs w:val="22"/>
              </w:rPr>
            </w:pPr>
            <w:r>
              <w:rPr>
                <w:rFonts w:cs="Arial"/>
                <w:szCs w:val="22"/>
              </w:rPr>
              <w:t>Jan 15</w:t>
            </w:r>
            <w:r w:rsidRPr="00340484">
              <w:rPr>
                <w:rFonts w:cs="Arial"/>
                <w:szCs w:val="22"/>
                <w:vertAlign w:val="superscript"/>
              </w:rPr>
              <w:t>th</w:t>
            </w:r>
            <w:r>
              <w:rPr>
                <w:rFonts w:cs="Arial"/>
                <w:szCs w:val="22"/>
              </w:rPr>
              <w:t>, 2019</w:t>
            </w:r>
          </w:p>
        </w:tc>
        <w:tc>
          <w:tcPr>
            <w:tcW w:w="3491" w:type="dxa"/>
          </w:tcPr>
          <w:p w14:paraId="37269E19" w14:textId="01A55484" w:rsidR="00340484" w:rsidRPr="00B67FFD" w:rsidRDefault="00B67FFD" w:rsidP="00B67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B67FFD">
              <w:rPr>
                <w:rFonts w:ascii="Courier New" w:hAnsi="Courier New" w:cs="Courier New"/>
                <w:color w:val="000000"/>
                <w:sz w:val="18"/>
                <w:szCs w:val="18"/>
                <w:lang w:val="en-US"/>
              </w:rPr>
              <w:t>(</w:t>
            </w:r>
            <w:r w:rsidRPr="00B67FFD">
              <w:rPr>
                <w:rFonts w:ascii="Courier New" w:hAnsi="Courier New" w:cs="Courier New"/>
                <w:color w:val="000000"/>
                <w:sz w:val="18"/>
                <w:szCs w:val="18"/>
                <w:highlight w:val="yellow"/>
                <w:lang w:val="en-US"/>
              </w:rPr>
              <w:t>[2.72103399, 1.78999849, 1.10471642,</w:t>
            </w:r>
            <w:r>
              <w:rPr>
                <w:rFonts w:ascii="Courier New" w:hAnsi="Courier New" w:cs="Courier New"/>
                <w:color w:val="000000"/>
                <w:sz w:val="18"/>
                <w:szCs w:val="18"/>
                <w:lang w:val="en-US"/>
              </w:rPr>
              <w:t xml:space="preserve"> 0.9935853</w:t>
            </w:r>
            <w:r w:rsidRPr="00B67FFD">
              <w:rPr>
                <w:rFonts w:ascii="Courier New" w:hAnsi="Courier New" w:cs="Courier New"/>
                <w:color w:val="000000"/>
                <w:sz w:val="18"/>
                <w:szCs w:val="18"/>
                <w:lang w:val="en-US"/>
              </w:rPr>
              <w:t>, 0.91389443,</w:t>
            </w:r>
            <w:r w:rsidRPr="00B67FFD">
              <w:rPr>
                <w:rFonts w:ascii="Courier New" w:hAnsi="Courier New" w:cs="Courier New"/>
                <w:color w:val="000000"/>
                <w:sz w:val="18"/>
                <w:szCs w:val="18"/>
              </w:rPr>
              <w:t xml:space="preserve"> 0.81705229, 0.42114328, 0.15006653, 0.09260577])</w:t>
            </w:r>
          </w:p>
        </w:tc>
        <w:tc>
          <w:tcPr>
            <w:tcW w:w="3491" w:type="dxa"/>
          </w:tcPr>
          <w:p w14:paraId="5F8C0237" w14:textId="08CA2974" w:rsidR="00340484" w:rsidRPr="00B67FFD" w:rsidRDefault="00B67FFD" w:rsidP="00B67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Pr>
                <w:rFonts w:ascii="Courier New" w:hAnsi="Courier New" w:cs="Courier New"/>
                <w:color w:val="000000"/>
                <w:sz w:val="18"/>
                <w:szCs w:val="18"/>
                <w:highlight w:val="yellow"/>
                <w:lang w:val="en-US"/>
              </w:rPr>
              <w:t>[(</w:t>
            </w:r>
            <w:r w:rsidRPr="00B67FFD">
              <w:rPr>
                <w:rFonts w:ascii="Courier New" w:hAnsi="Courier New" w:cs="Courier New"/>
                <w:color w:val="000000"/>
                <w:sz w:val="18"/>
                <w:szCs w:val="18"/>
                <w:highlight w:val="yellow"/>
                <w:lang w:val="en-US"/>
              </w:rPr>
              <w:t>0.29236346, 0.18454164, 0.12334509,</w:t>
            </w:r>
            <w:r w:rsidRPr="00B67FFD">
              <w:rPr>
                <w:rFonts w:ascii="Courier New" w:hAnsi="Courier New" w:cs="Courier New"/>
                <w:color w:val="000000"/>
                <w:sz w:val="18"/>
                <w:szCs w:val="18"/>
                <w:lang w:val="en-US"/>
              </w:rPr>
              <w:t xml:space="preserve"> 0.10831636, 0.10516932,</w:t>
            </w:r>
            <w:r>
              <w:rPr>
                <w:rFonts w:ascii="Courier New" w:hAnsi="Courier New" w:cs="Courier New"/>
                <w:color w:val="000000"/>
                <w:sz w:val="18"/>
                <w:szCs w:val="18"/>
              </w:rPr>
              <w:t xml:space="preserve"> </w:t>
            </w:r>
            <w:r w:rsidRPr="00B67FFD">
              <w:rPr>
                <w:rFonts w:ascii="Courier New" w:hAnsi="Courier New" w:cs="Courier New"/>
                <w:color w:val="000000"/>
                <w:sz w:val="18"/>
                <w:szCs w:val="18"/>
              </w:rPr>
              <w:t>0.09287914, 0.06922328, 0.01366119, 0.01050053])</w:t>
            </w:r>
          </w:p>
        </w:tc>
      </w:tr>
      <w:tr w:rsidR="00B67FFD" w14:paraId="4327C55F" w14:textId="77777777" w:rsidTr="00340484">
        <w:tc>
          <w:tcPr>
            <w:tcW w:w="3490" w:type="dxa"/>
          </w:tcPr>
          <w:p w14:paraId="7822235B" w14:textId="413CA20F" w:rsidR="00340484" w:rsidRDefault="00340484" w:rsidP="006353B7">
            <w:pPr>
              <w:pStyle w:val="BodyText"/>
              <w:ind w:left="0"/>
              <w:rPr>
                <w:rFonts w:cs="Arial"/>
                <w:szCs w:val="22"/>
              </w:rPr>
            </w:pPr>
            <w:r>
              <w:rPr>
                <w:rFonts w:cs="Arial"/>
                <w:szCs w:val="22"/>
              </w:rPr>
              <w:t>Jan 16</w:t>
            </w:r>
            <w:r w:rsidRPr="00340484">
              <w:rPr>
                <w:rFonts w:cs="Arial"/>
                <w:szCs w:val="22"/>
                <w:vertAlign w:val="superscript"/>
              </w:rPr>
              <w:t>th</w:t>
            </w:r>
            <w:r>
              <w:rPr>
                <w:rFonts w:cs="Arial"/>
                <w:szCs w:val="22"/>
              </w:rPr>
              <w:t>, 2019</w:t>
            </w:r>
          </w:p>
        </w:tc>
        <w:tc>
          <w:tcPr>
            <w:tcW w:w="3491" w:type="dxa"/>
          </w:tcPr>
          <w:p w14:paraId="50B35F21" w14:textId="0DADDE7B" w:rsidR="00340484" w:rsidRPr="00B67FFD" w:rsidRDefault="00B67FFD" w:rsidP="00B67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B67FFD">
              <w:rPr>
                <w:rFonts w:ascii="Courier New" w:hAnsi="Courier New" w:cs="Courier New"/>
                <w:color w:val="000000"/>
                <w:sz w:val="18"/>
                <w:szCs w:val="18"/>
                <w:lang w:val="en-US"/>
              </w:rPr>
              <w:t>(</w:t>
            </w:r>
            <w:r w:rsidRPr="00B67FFD">
              <w:rPr>
                <w:rFonts w:ascii="Courier New" w:hAnsi="Courier New" w:cs="Courier New"/>
                <w:color w:val="000000"/>
                <w:sz w:val="18"/>
                <w:szCs w:val="18"/>
                <w:highlight w:val="yellow"/>
                <w:lang w:val="en-US"/>
              </w:rPr>
              <w:t>[2.69919073, 1.76702291, 1.15797827, 1.002595</w:t>
            </w:r>
            <w:r w:rsidRPr="00B67FFD">
              <w:rPr>
                <w:rFonts w:ascii="Courier New" w:hAnsi="Courier New" w:cs="Courier New"/>
                <w:color w:val="000000"/>
                <w:sz w:val="18"/>
                <w:szCs w:val="18"/>
                <w:lang w:val="en-US"/>
              </w:rPr>
              <w:t>, 0.92139068,</w:t>
            </w:r>
            <w:r>
              <w:rPr>
                <w:rFonts w:ascii="Courier New" w:hAnsi="Courier New" w:cs="Courier New"/>
                <w:color w:val="000000"/>
                <w:sz w:val="18"/>
                <w:szCs w:val="18"/>
              </w:rPr>
              <w:t>0.86492285,</w:t>
            </w:r>
            <w:r w:rsidRPr="00B67FFD">
              <w:rPr>
                <w:rFonts w:ascii="Courier New" w:hAnsi="Courier New" w:cs="Courier New"/>
                <w:color w:val="000000"/>
                <w:sz w:val="18"/>
                <w:szCs w:val="18"/>
              </w:rPr>
              <w:t>0.3438426 , 0.15241928, 0.09473417])</w:t>
            </w:r>
          </w:p>
        </w:tc>
        <w:tc>
          <w:tcPr>
            <w:tcW w:w="3491" w:type="dxa"/>
          </w:tcPr>
          <w:p w14:paraId="0C55659C" w14:textId="44EE37A6" w:rsidR="00340484" w:rsidRPr="00B67FFD" w:rsidRDefault="00B67FFD" w:rsidP="00B67FF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B67FFD">
              <w:rPr>
                <w:rFonts w:ascii="Courier New" w:hAnsi="Courier New" w:cs="Courier New"/>
                <w:color w:val="000000"/>
                <w:sz w:val="18"/>
                <w:szCs w:val="18"/>
                <w:lang w:val="en-US"/>
              </w:rPr>
              <w:t>(</w:t>
            </w:r>
            <w:r w:rsidRPr="00B67FFD">
              <w:rPr>
                <w:rFonts w:ascii="Courier New" w:hAnsi="Courier New" w:cs="Courier New"/>
                <w:color w:val="000000"/>
                <w:sz w:val="18"/>
                <w:szCs w:val="18"/>
                <w:highlight w:val="yellow"/>
                <w:lang w:val="en-US"/>
              </w:rPr>
              <w:t>[0.29777019, 0.18682227, 0.12324721, 0.10690092,</w:t>
            </w:r>
            <w:r w:rsidRPr="00B67FFD">
              <w:rPr>
                <w:rFonts w:ascii="Courier New" w:hAnsi="Courier New" w:cs="Courier New"/>
                <w:color w:val="000000"/>
                <w:sz w:val="18"/>
                <w:szCs w:val="18"/>
                <w:lang w:val="en-US"/>
              </w:rPr>
              <w:t xml:space="preserve"> 0.10188966,</w:t>
            </w:r>
            <w:r w:rsidRPr="00B67FFD">
              <w:rPr>
                <w:rFonts w:ascii="Courier New" w:hAnsi="Courier New" w:cs="Courier New"/>
                <w:color w:val="000000"/>
                <w:sz w:val="18"/>
                <w:szCs w:val="18"/>
              </w:rPr>
              <w:t xml:space="preserve"> 0.09542039, 0.06515162, 0.01312732, 0.00967043])</w:t>
            </w:r>
          </w:p>
        </w:tc>
      </w:tr>
    </w:tbl>
    <w:p w14:paraId="6F0B6AED" w14:textId="4D42EA7B" w:rsidR="00B67FFD" w:rsidRDefault="00E579DC">
      <w:pPr>
        <w:pStyle w:val="Caption"/>
      </w:pPr>
      <w:r>
        <w:t xml:space="preserve">      </w:t>
      </w:r>
      <w:r w:rsidR="00B67FFD">
        <w:t xml:space="preserve">Table </w:t>
      </w:r>
      <w:r w:rsidR="009B1024">
        <w:fldChar w:fldCharType="begin"/>
      </w:r>
      <w:r w:rsidR="009B1024">
        <w:instrText xml:space="preserve"> SEQ Table \* ARABIC </w:instrText>
      </w:r>
      <w:r w:rsidR="009B1024">
        <w:fldChar w:fldCharType="separate"/>
      </w:r>
      <w:r w:rsidR="00C850A7">
        <w:rPr>
          <w:noProof/>
        </w:rPr>
        <w:t>3</w:t>
      </w:r>
      <w:r w:rsidR="009B1024">
        <w:rPr>
          <w:noProof/>
        </w:rPr>
        <w:fldChar w:fldCharType="end"/>
      </w:r>
      <w:r w:rsidR="00B67FFD">
        <w:t>: Eigen values and proportion of variability captured by the principal components when cells are ranked for few consecutive days in Jan 2019</w:t>
      </w:r>
      <w:r w:rsidR="0068198B">
        <w:t xml:space="preserve"> for band 1900 cells </w:t>
      </w:r>
    </w:p>
    <w:p w14:paraId="12113614" w14:textId="517B34D0" w:rsidR="00E579DC" w:rsidRDefault="00E579DC" w:rsidP="00E579DC">
      <w:pPr>
        <w:rPr>
          <w:lang w:val="en-US"/>
        </w:rPr>
      </w:pPr>
    </w:p>
    <w:p w14:paraId="7EA5F936" w14:textId="217B8140" w:rsidR="00E579DC" w:rsidRDefault="00E579DC" w:rsidP="00E579DC">
      <w:pPr>
        <w:rPr>
          <w:lang w:val="en-US"/>
        </w:rPr>
      </w:pPr>
    </w:p>
    <w:p w14:paraId="6178FEFE" w14:textId="77777777" w:rsidR="00E579DC" w:rsidRDefault="00E579DC" w:rsidP="00E579DC">
      <w:pPr>
        <w:pStyle w:val="BodyText"/>
        <w:rPr>
          <w:rFonts w:cs="Arial"/>
          <w:szCs w:val="22"/>
        </w:rPr>
      </w:pPr>
      <w:r>
        <w:rPr>
          <w:rFonts w:cs="Arial"/>
          <w:szCs w:val="22"/>
        </w:rPr>
        <w:t>We can</w:t>
      </w:r>
      <w:r w:rsidRPr="00F0401A">
        <w:rPr>
          <w:rFonts w:cs="Arial"/>
          <w:szCs w:val="22"/>
        </w:rPr>
        <w:t xml:space="preserve"> observe that</w:t>
      </w:r>
      <w:r>
        <w:rPr>
          <w:rFonts w:cs="Arial"/>
          <w:szCs w:val="22"/>
        </w:rPr>
        <w:t xml:space="preserve"> when the band 1900 cells are ranked on 13</w:t>
      </w:r>
      <w:r w:rsidRPr="00B67FFD">
        <w:rPr>
          <w:rFonts w:cs="Arial"/>
          <w:szCs w:val="22"/>
          <w:vertAlign w:val="superscript"/>
        </w:rPr>
        <w:t>th</w:t>
      </w:r>
      <w:r>
        <w:rPr>
          <w:rFonts w:cs="Arial"/>
          <w:szCs w:val="22"/>
        </w:rPr>
        <w:t xml:space="preserve"> January, 2019, </w:t>
      </w:r>
      <w:r w:rsidRPr="00F0401A">
        <w:rPr>
          <w:rFonts w:cs="Arial"/>
          <w:szCs w:val="22"/>
        </w:rPr>
        <w:t xml:space="preserve">first three components </w:t>
      </w:r>
      <w:r>
        <w:rPr>
          <w:rFonts w:cs="Arial"/>
          <w:szCs w:val="22"/>
        </w:rPr>
        <w:t xml:space="preserve">have Eigen value more than equal to 1 and cumulative way they </w:t>
      </w:r>
      <w:r w:rsidRPr="00F0401A">
        <w:rPr>
          <w:rFonts w:cs="Arial"/>
          <w:szCs w:val="22"/>
        </w:rPr>
        <w:t>capture more than 60% variability of the cal</w:t>
      </w:r>
      <w:r>
        <w:rPr>
          <w:rFonts w:cs="Arial"/>
          <w:szCs w:val="22"/>
        </w:rPr>
        <w:t>l incidences for this band</w:t>
      </w:r>
      <w:r w:rsidRPr="00F0401A">
        <w:rPr>
          <w:rFonts w:cs="Arial"/>
          <w:szCs w:val="22"/>
        </w:rPr>
        <w:t>. To score the cells</w:t>
      </w:r>
      <w:r>
        <w:rPr>
          <w:rFonts w:cs="Arial"/>
          <w:szCs w:val="22"/>
        </w:rPr>
        <w:t xml:space="preserve"> on 13</w:t>
      </w:r>
      <w:r w:rsidRPr="0068198B">
        <w:rPr>
          <w:rFonts w:cs="Arial"/>
          <w:szCs w:val="22"/>
          <w:vertAlign w:val="superscript"/>
        </w:rPr>
        <w:t>th</w:t>
      </w:r>
      <w:r>
        <w:rPr>
          <w:rFonts w:cs="Arial"/>
          <w:szCs w:val="22"/>
        </w:rPr>
        <w:t xml:space="preserve"> January, 2019,</w:t>
      </w:r>
      <w:r w:rsidRPr="00F0401A">
        <w:rPr>
          <w:rFonts w:cs="Arial"/>
          <w:szCs w:val="22"/>
        </w:rPr>
        <w:t xml:space="preserve"> we have considered 0.29, 0.18 and 0.12 as the associated weights and these weights are multiplied with the corresponding Z values to derive the score of a cell.</w:t>
      </w:r>
      <w:r>
        <w:rPr>
          <w:rFonts w:cs="Arial"/>
          <w:szCs w:val="22"/>
        </w:rPr>
        <w:t xml:space="preserve"> Similarly, we can also observe that on January 16</w:t>
      </w:r>
      <w:r w:rsidRPr="0068198B">
        <w:rPr>
          <w:rFonts w:cs="Arial"/>
          <w:szCs w:val="22"/>
          <w:vertAlign w:val="superscript"/>
        </w:rPr>
        <w:t>th</w:t>
      </w:r>
      <w:r>
        <w:rPr>
          <w:rFonts w:cs="Arial"/>
          <w:szCs w:val="22"/>
        </w:rPr>
        <w:t>, 2019, four principal components and their weights would be considered as the Eigen value of the top four components exceed the numeric value 1. These top four components capture more than 70% variability of the raw call incidence parameters in its normalized form when the cells of 1900 bands are ranked on 16</w:t>
      </w:r>
      <w:r w:rsidRPr="0068198B">
        <w:rPr>
          <w:rFonts w:cs="Arial"/>
          <w:szCs w:val="22"/>
          <w:vertAlign w:val="superscript"/>
        </w:rPr>
        <w:t>th</w:t>
      </w:r>
      <w:r>
        <w:rPr>
          <w:rFonts w:cs="Arial"/>
          <w:szCs w:val="22"/>
        </w:rPr>
        <w:t xml:space="preserve"> January, 2019. </w:t>
      </w:r>
    </w:p>
    <w:p w14:paraId="79DB45D7" w14:textId="77777777" w:rsidR="00E579DC" w:rsidRDefault="00E579DC" w:rsidP="00E579DC">
      <w:pPr>
        <w:pStyle w:val="BodyText"/>
        <w:ind w:left="1350"/>
        <w:rPr>
          <w:rFonts w:cs="Arial"/>
          <w:szCs w:val="22"/>
        </w:rPr>
      </w:pPr>
      <w:r>
        <w:rPr>
          <w:rFonts w:cs="Arial"/>
          <w:szCs w:val="22"/>
        </w:rPr>
        <w:t xml:space="preserve">For the other band of cells, similar table depicting the Eigen values and the proportion of captured variability is presented in the Appendix section. </w:t>
      </w:r>
    </w:p>
    <w:p w14:paraId="6C1334B3" w14:textId="77777777" w:rsidR="00E579DC" w:rsidRDefault="00E579DC" w:rsidP="00E579DC">
      <w:pPr>
        <w:pStyle w:val="BodyText"/>
        <w:ind w:left="1350"/>
        <w:rPr>
          <w:rFonts w:cs="Arial"/>
          <w:szCs w:val="22"/>
        </w:rPr>
      </w:pPr>
      <w:r>
        <w:rPr>
          <w:rFonts w:cs="Arial"/>
          <w:szCs w:val="22"/>
        </w:rPr>
        <w:t>The ranking snapshot of top 10 and bottom 10 cells on January 13</w:t>
      </w:r>
      <w:r w:rsidRPr="002B1C92">
        <w:rPr>
          <w:rFonts w:cs="Arial"/>
          <w:szCs w:val="22"/>
          <w:vertAlign w:val="superscript"/>
        </w:rPr>
        <w:t>th</w:t>
      </w:r>
      <w:r>
        <w:rPr>
          <w:rFonts w:cs="Arial"/>
          <w:szCs w:val="22"/>
        </w:rPr>
        <w:t>, 2019 are depicted in the following table.</w:t>
      </w:r>
    </w:p>
    <w:p w14:paraId="1A1A41CE" w14:textId="385B6144" w:rsidR="00E579DC" w:rsidRDefault="00E579DC" w:rsidP="00E579DC">
      <w:pPr>
        <w:rPr>
          <w:lang w:val="en-US"/>
        </w:rPr>
      </w:pPr>
    </w:p>
    <w:p w14:paraId="24AF4299" w14:textId="4DB6E9CC" w:rsidR="00E579DC" w:rsidRDefault="00E579DC" w:rsidP="00E579DC">
      <w:pPr>
        <w:rPr>
          <w:lang w:val="en-US"/>
        </w:rPr>
      </w:pPr>
    </w:p>
    <w:p w14:paraId="7D341A29" w14:textId="7D54CFBE" w:rsidR="00E579DC" w:rsidRDefault="00E579DC" w:rsidP="00E579DC">
      <w:pPr>
        <w:rPr>
          <w:lang w:val="en-US"/>
        </w:rPr>
      </w:pPr>
    </w:p>
    <w:p w14:paraId="39B2B9F0" w14:textId="77777777" w:rsidR="00E579DC" w:rsidRPr="00E579DC" w:rsidRDefault="00E579DC" w:rsidP="00E579DC">
      <w:pPr>
        <w:rPr>
          <w:lang w:val="en-US"/>
        </w:rPr>
      </w:pPr>
    </w:p>
    <w:tbl>
      <w:tblPr>
        <w:tblpPr w:leftFromText="180" w:rightFromText="180" w:vertAnchor="text" w:horzAnchor="page" w:tblpX="2596" w:tblpY="82"/>
        <w:tblW w:w="6196" w:type="dxa"/>
        <w:tblLook w:val="04A0" w:firstRow="1" w:lastRow="0" w:firstColumn="1" w:lastColumn="0" w:noHBand="0" w:noVBand="1"/>
      </w:tblPr>
      <w:tblGrid>
        <w:gridCol w:w="1680"/>
        <w:gridCol w:w="1336"/>
        <w:gridCol w:w="1053"/>
        <w:gridCol w:w="1167"/>
        <w:gridCol w:w="960"/>
      </w:tblGrid>
      <w:tr w:rsidR="00E579DC" w:rsidRPr="00E579DC" w14:paraId="56BD82AA" w14:textId="77777777" w:rsidTr="00E579DC">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EA224B" w14:textId="77777777" w:rsidR="00E579DC" w:rsidRPr="00E579DC" w:rsidRDefault="00E579DC" w:rsidP="00E579DC">
            <w:pPr>
              <w:rPr>
                <w:rFonts w:ascii="Calibri" w:hAnsi="Calibri"/>
                <w:color w:val="000000"/>
                <w:szCs w:val="22"/>
                <w:lang w:val="en-US"/>
              </w:rPr>
            </w:pPr>
            <w:proofErr w:type="spellStart"/>
            <w:r>
              <w:rPr>
                <w:rFonts w:ascii="Calibri" w:hAnsi="Calibri"/>
                <w:color w:val="000000"/>
                <w:szCs w:val="22"/>
                <w:lang w:val="en-US"/>
              </w:rPr>
              <w:t>Cell_N</w:t>
            </w:r>
            <w:r w:rsidRPr="00E579DC">
              <w:rPr>
                <w:rFonts w:ascii="Calibri" w:hAnsi="Calibri"/>
                <w:color w:val="000000"/>
                <w:szCs w:val="22"/>
                <w:lang w:val="en-US"/>
              </w:rPr>
              <w:t>ame</w:t>
            </w:r>
            <w:proofErr w:type="spellEnd"/>
          </w:p>
        </w:tc>
        <w:tc>
          <w:tcPr>
            <w:tcW w:w="1336" w:type="dxa"/>
            <w:tcBorders>
              <w:top w:val="single" w:sz="4" w:space="0" w:color="auto"/>
              <w:left w:val="nil"/>
              <w:bottom w:val="single" w:sz="4" w:space="0" w:color="auto"/>
              <w:right w:val="single" w:sz="4" w:space="0" w:color="auto"/>
            </w:tcBorders>
            <w:shd w:val="clear" w:color="auto" w:fill="auto"/>
            <w:noWrap/>
            <w:vAlign w:val="bottom"/>
            <w:hideMark/>
          </w:tcPr>
          <w:p w14:paraId="66327850" w14:textId="5F9EC43F" w:rsidR="00E579DC" w:rsidRPr="00E579DC" w:rsidRDefault="00E579DC" w:rsidP="00E579DC">
            <w:pPr>
              <w:rPr>
                <w:rFonts w:ascii="Calibri" w:hAnsi="Calibri"/>
                <w:color w:val="000000"/>
                <w:szCs w:val="22"/>
                <w:lang w:val="en-US"/>
              </w:rPr>
            </w:pPr>
            <w:r>
              <w:rPr>
                <w:rFonts w:ascii="Calibri" w:hAnsi="Calibri"/>
                <w:color w:val="000000"/>
                <w:szCs w:val="22"/>
                <w:lang w:val="en-US"/>
              </w:rPr>
              <w:t>B</w:t>
            </w:r>
            <w:r w:rsidRPr="00E579DC">
              <w:rPr>
                <w:rFonts w:ascii="Calibri" w:hAnsi="Calibri"/>
                <w:color w:val="000000"/>
                <w:szCs w:val="22"/>
                <w:lang w:val="en-US"/>
              </w:rPr>
              <w:t>and</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393E8E26" w14:textId="3107FC48" w:rsidR="00E579DC" w:rsidRPr="00E579DC" w:rsidRDefault="00E579DC" w:rsidP="00E579DC">
            <w:pPr>
              <w:rPr>
                <w:rFonts w:ascii="Calibri" w:hAnsi="Calibri"/>
                <w:color w:val="000000"/>
                <w:szCs w:val="22"/>
                <w:lang w:val="en-US"/>
              </w:rPr>
            </w:pPr>
            <w:r>
              <w:rPr>
                <w:rFonts w:ascii="Calibri" w:hAnsi="Calibri"/>
                <w:color w:val="000000"/>
                <w:szCs w:val="22"/>
                <w:lang w:val="en-US"/>
              </w:rPr>
              <w:t>S</w:t>
            </w:r>
            <w:r w:rsidRPr="00E579DC">
              <w:rPr>
                <w:rFonts w:ascii="Calibri" w:hAnsi="Calibri"/>
                <w:color w:val="000000"/>
                <w:szCs w:val="22"/>
                <w:lang w:val="en-US"/>
              </w:rPr>
              <w:t>core</w:t>
            </w:r>
          </w:p>
        </w:tc>
        <w:tc>
          <w:tcPr>
            <w:tcW w:w="1167" w:type="dxa"/>
            <w:tcBorders>
              <w:top w:val="single" w:sz="4" w:space="0" w:color="auto"/>
              <w:left w:val="nil"/>
              <w:bottom w:val="single" w:sz="4" w:space="0" w:color="auto"/>
              <w:right w:val="single" w:sz="4" w:space="0" w:color="auto"/>
            </w:tcBorders>
            <w:shd w:val="clear" w:color="auto" w:fill="auto"/>
            <w:noWrap/>
            <w:vAlign w:val="bottom"/>
            <w:hideMark/>
          </w:tcPr>
          <w:p w14:paraId="2FE00FAA" w14:textId="241CFE76" w:rsidR="00E579DC" w:rsidRPr="00E579DC" w:rsidRDefault="00E579DC" w:rsidP="00E579DC">
            <w:pPr>
              <w:rPr>
                <w:rFonts w:ascii="Calibri" w:hAnsi="Calibri"/>
                <w:color w:val="000000"/>
                <w:szCs w:val="22"/>
                <w:lang w:val="en-US"/>
              </w:rPr>
            </w:pPr>
            <w:r>
              <w:rPr>
                <w:rFonts w:ascii="Calibri" w:hAnsi="Calibri"/>
                <w:color w:val="000000"/>
                <w:szCs w:val="22"/>
                <w:lang w:val="en-US"/>
              </w:rPr>
              <w:t>D</w:t>
            </w:r>
            <w:r w:rsidRPr="00E579DC">
              <w:rPr>
                <w:rFonts w:ascii="Calibri" w:hAnsi="Calibri"/>
                <w:color w:val="000000"/>
                <w:szCs w:val="22"/>
                <w:lang w:val="en-US"/>
              </w:rPr>
              <w: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1C5A7A7" w14:textId="4087BDC4" w:rsidR="00E579DC" w:rsidRPr="00E579DC" w:rsidRDefault="00E579DC" w:rsidP="00E579DC">
            <w:pPr>
              <w:rPr>
                <w:rFonts w:ascii="Calibri" w:hAnsi="Calibri"/>
                <w:color w:val="000000"/>
                <w:szCs w:val="22"/>
                <w:lang w:val="en-US"/>
              </w:rPr>
            </w:pPr>
            <w:r>
              <w:rPr>
                <w:rFonts w:ascii="Calibri" w:hAnsi="Calibri"/>
                <w:color w:val="000000"/>
                <w:szCs w:val="22"/>
                <w:lang w:val="en-US"/>
              </w:rPr>
              <w:t>R</w:t>
            </w:r>
            <w:r w:rsidRPr="00E579DC">
              <w:rPr>
                <w:rFonts w:ascii="Calibri" w:hAnsi="Calibri"/>
                <w:color w:val="000000"/>
                <w:szCs w:val="22"/>
                <w:lang w:val="en-US"/>
              </w:rPr>
              <w:t>ank</w:t>
            </w:r>
          </w:p>
        </w:tc>
      </w:tr>
      <w:tr w:rsidR="00E579DC" w:rsidRPr="00E579DC" w14:paraId="7CA8B5B6"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3F4A9B29"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BNYB0301A11</w:t>
            </w:r>
          </w:p>
        </w:tc>
        <w:tc>
          <w:tcPr>
            <w:tcW w:w="1336" w:type="dxa"/>
            <w:tcBorders>
              <w:top w:val="nil"/>
              <w:left w:val="nil"/>
              <w:bottom w:val="single" w:sz="4" w:space="0" w:color="auto"/>
              <w:right w:val="single" w:sz="4" w:space="0" w:color="auto"/>
            </w:tcBorders>
            <w:shd w:val="clear" w:color="auto" w:fill="auto"/>
            <w:noWrap/>
            <w:vAlign w:val="bottom"/>
            <w:hideMark/>
          </w:tcPr>
          <w:p w14:paraId="2C2F40D9"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2BD78D37"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-0.48618</w:t>
            </w:r>
          </w:p>
        </w:tc>
        <w:tc>
          <w:tcPr>
            <w:tcW w:w="1167" w:type="dxa"/>
            <w:tcBorders>
              <w:top w:val="nil"/>
              <w:left w:val="nil"/>
              <w:bottom w:val="single" w:sz="4" w:space="0" w:color="auto"/>
              <w:right w:val="single" w:sz="4" w:space="0" w:color="auto"/>
            </w:tcBorders>
            <w:shd w:val="clear" w:color="auto" w:fill="auto"/>
            <w:noWrap/>
            <w:vAlign w:val="bottom"/>
            <w:hideMark/>
          </w:tcPr>
          <w:p w14:paraId="07513C4B"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5282BD65"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w:t>
            </w:r>
          </w:p>
        </w:tc>
      </w:tr>
      <w:tr w:rsidR="00E579DC" w:rsidRPr="00E579DC" w14:paraId="16C83CB9"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6F500824"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BBQ04139A11</w:t>
            </w:r>
          </w:p>
        </w:tc>
        <w:tc>
          <w:tcPr>
            <w:tcW w:w="1336" w:type="dxa"/>
            <w:tcBorders>
              <w:top w:val="nil"/>
              <w:left w:val="nil"/>
              <w:bottom w:val="single" w:sz="4" w:space="0" w:color="auto"/>
              <w:right w:val="single" w:sz="4" w:space="0" w:color="auto"/>
            </w:tcBorders>
            <w:shd w:val="clear" w:color="auto" w:fill="auto"/>
            <w:noWrap/>
            <w:vAlign w:val="bottom"/>
            <w:hideMark/>
          </w:tcPr>
          <w:p w14:paraId="6C554530"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1E4C22DF"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-0.47811</w:t>
            </w:r>
          </w:p>
        </w:tc>
        <w:tc>
          <w:tcPr>
            <w:tcW w:w="1167" w:type="dxa"/>
            <w:tcBorders>
              <w:top w:val="nil"/>
              <w:left w:val="nil"/>
              <w:bottom w:val="single" w:sz="4" w:space="0" w:color="auto"/>
              <w:right w:val="single" w:sz="4" w:space="0" w:color="auto"/>
            </w:tcBorders>
            <w:shd w:val="clear" w:color="auto" w:fill="auto"/>
            <w:noWrap/>
            <w:vAlign w:val="bottom"/>
            <w:hideMark/>
          </w:tcPr>
          <w:p w14:paraId="69E29628"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34A771DF"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2</w:t>
            </w:r>
          </w:p>
        </w:tc>
      </w:tr>
      <w:tr w:rsidR="00E579DC" w:rsidRPr="00E579DC" w14:paraId="2DD74EC3"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1ACE4E57"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BBQ04181B21</w:t>
            </w:r>
          </w:p>
        </w:tc>
        <w:tc>
          <w:tcPr>
            <w:tcW w:w="1336" w:type="dxa"/>
            <w:tcBorders>
              <w:top w:val="nil"/>
              <w:left w:val="nil"/>
              <w:bottom w:val="single" w:sz="4" w:space="0" w:color="auto"/>
              <w:right w:val="single" w:sz="4" w:space="0" w:color="auto"/>
            </w:tcBorders>
            <w:shd w:val="clear" w:color="auto" w:fill="auto"/>
            <w:noWrap/>
            <w:vAlign w:val="bottom"/>
            <w:hideMark/>
          </w:tcPr>
          <w:p w14:paraId="77A01DDE"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54A6CBAD"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-0.4771</w:t>
            </w:r>
          </w:p>
        </w:tc>
        <w:tc>
          <w:tcPr>
            <w:tcW w:w="1167" w:type="dxa"/>
            <w:tcBorders>
              <w:top w:val="nil"/>
              <w:left w:val="nil"/>
              <w:bottom w:val="single" w:sz="4" w:space="0" w:color="auto"/>
              <w:right w:val="single" w:sz="4" w:space="0" w:color="auto"/>
            </w:tcBorders>
            <w:shd w:val="clear" w:color="auto" w:fill="auto"/>
            <w:noWrap/>
            <w:vAlign w:val="bottom"/>
            <w:hideMark/>
          </w:tcPr>
          <w:p w14:paraId="1DE099C5"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4C77DFF3"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3</w:t>
            </w:r>
          </w:p>
        </w:tc>
      </w:tr>
      <w:tr w:rsidR="00E579DC" w:rsidRPr="00E579DC" w14:paraId="747BE9ED"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37F54E61"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BBQ04271A31</w:t>
            </w:r>
          </w:p>
        </w:tc>
        <w:tc>
          <w:tcPr>
            <w:tcW w:w="1336" w:type="dxa"/>
            <w:tcBorders>
              <w:top w:val="nil"/>
              <w:left w:val="nil"/>
              <w:bottom w:val="single" w:sz="4" w:space="0" w:color="auto"/>
              <w:right w:val="single" w:sz="4" w:space="0" w:color="auto"/>
            </w:tcBorders>
            <w:shd w:val="clear" w:color="auto" w:fill="auto"/>
            <w:noWrap/>
            <w:vAlign w:val="bottom"/>
            <w:hideMark/>
          </w:tcPr>
          <w:p w14:paraId="58CCBA46"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411303DE"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-0.46751</w:t>
            </w:r>
          </w:p>
        </w:tc>
        <w:tc>
          <w:tcPr>
            <w:tcW w:w="1167" w:type="dxa"/>
            <w:tcBorders>
              <w:top w:val="nil"/>
              <w:left w:val="nil"/>
              <w:bottom w:val="single" w:sz="4" w:space="0" w:color="auto"/>
              <w:right w:val="single" w:sz="4" w:space="0" w:color="auto"/>
            </w:tcBorders>
            <w:shd w:val="clear" w:color="auto" w:fill="auto"/>
            <w:noWrap/>
            <w:vAlign w:val="bottom"/>
            <w:hideMark/>
          </w:tcPr>
          <w:p w14:paraId="11883FD5"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33057C3C"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4</w:t>
            </w:r>
          </w:p>
        </w:tc>
      </w:tr>
      <w:tr w:rsidR="00E579DC" w:rsidRPr="00E579DC" w14:paraId="292D42A9"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50CA2B06"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BBQ04289B21</w:t>
            </w:r>
          </w:p>
        </w:tc>
        <w:tc>
          <w:tcPr>
            <w:tcW w:w="1336" w:type="dxa"/>
            <w:tcBorders>
              <w:top w:val="nil"/>
              <w:left w:val="nil"/>
              <w:bottom w:val="single" w:sz="4" w:space="0" w:color="auto"/>
              <w:right w:val="single" w:sz="4" w:space="0" w:color="auto"/>
            </w:tcBorders>
            <w:shd w:val="clear" w:color="auto" w:fill="auto"/>
            <w:noWrap/>
            <w:vAlign w:val="bottom"/>
            <w:hideMark/>
          </w:tcPr>
          <w:p w14:paraId="76E15DD1"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3ED9168F"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-0.46706</w:t>
            </w:r>
          </w:p>
        </w:tc>
        <w:tc>
          <w:tcPr>
            <w:tcW w:w="1167" w:type="dxa"/>
            <w:tcBorders>
              <w:top w:val="nil"/>
              <w:left w:val="nil"/>
              <w:bottom w:val="single" w:sz="4" w:space="0" w:color="auto"/>
              <w:right w:val="single" w:sz="4" w:space="0" w:color="auto"/>
            </w:tcBorders>
            <w:shd w:val="clear" w:color="auto" w:fill="auto"/>
            <w:noWrap/>
            <w:vAlign w:val="bottom"/>
            <w:hideMark/>
          </w:tcPr>
          <w:p w14:paraId="29433AB3"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132FBB33"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5</w:t>
            </w:r>
          </w:p>
        </w:tc>
      </w:tr>
      <w:tr w:rsidR="00E579DC" w:rsidRPr="00E579DC" w14:paraId="47C13E62"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48630A89"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BBK04025A21</w:t>
            </w:r>
          </w:p>
        </w:tc>
        <w:tc>
          <w:tcPr>
            <w:tcW w:w="1336" w:type="dxa"/>
            <w:tcBorders>
              <w:top w:val="nil"/>
              <w:left w:val="nil"/>
              <w:bottom w:val="single" w:sz="4" w:space="0" w:color="auto"/>
              <w:right w:val="single" w:sz="4" w:space="0" w:color="auto"/>
            </w:tcBorders>
            <w:shd w:val="clear" w:color="auto" w:fill="auto"/>
            <w:noWrap/>
            <w:vAlign w:val="bottom"/>
            <w:hideMark/>
          </w:tcPr>
          <w:p w14:paraId="1A980C01"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56113ADC"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-0.46692</w:t>
            </w:r>
          </w:p>
        </w:tc>
        <w:tc>
          <w:tcPr>
            <w:tcW w:w="1167" w:type="dxa"/>
            <w:tcBorders>
              <w:top w:val="nil"/>
              <w:left w:val="nil"/>
              <w:bottom w:val="single" w:sz="4" w:space="0" w:color="auto"/>
              <w:right w:val="single" w:sz="4" w:space="0" w:color="auto"/>
            </w:tcBorders>
            <w:shd w:val="clear" w:color="auto" w:fill="auto"/>
            <w:noWrap/>
            <w:vAlign w:val="bottom"/>
            <w:hideMark/>
          </w:tcPr>
          <w:p w14:paraId="6E0BE21C"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58EE445B"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6</w:t>
            </w:r>
          </w:p>
        </w:tc>
      </w:tr>
      <w:tr w:rsidR="00E579DC" w:rsidRPr="00E579DC" w14:paraId="5F80CA82"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5B8321F2"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BBQ04855B11</w:t>
            </w:r>
          </w:p>
        </w:tc>
        <w:tc>
          <w:tcPr>
            <w:tcW w:w="1336" w:type="dxa"/>
            <w:tcBorders>
              <w:top w:val="nil"/>
              <w:left w:val="nil"/>
              <w:bottom w:val="single" w:sz="4" w:space="0" w:color="auto"/>
              <w:right w:val="single" w:sz="4" w:space="0" w:color="auto"/>
            </w:tcBorders>
            <w:shd w:val="clear" w:color="auto" w:fill="auto"/>
            <w:noWrap/>
            <w:vAlign w:val="bottom"/>
            <w:hideMark/>
          </w:tcPr>
          <w:p w14:paraId="50BA33C7"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12614498"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-0.46192</w:t>
            </w:r>
          </w:p>
        </w:tc>
        <w:tc>
          <w:tcPr>
            <w:tcW w:w="1167" w:type="dxa"/>
            <w:tcBorders>
              <w:top w:val="nil"/>
              <w:left w:val="nil"/>
              <w:bottom w:val="single" w:sz="4" w:space="0" w:color="auto"/>
              <w:right w:val="single" w:sz="4" w:space="0" w:color="auto"/>
            </w:tcBorders>
            <w:shd w:val="clear" w:color="auto" w:fill="auto"/>
            <w:noWrap/>
            <w:vAlign w:val="bottom"/>
            <w:hideMark/>
          </w:tcPr>
          <w:p w14:paraId="389132E4"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355A2D18"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7</w:t>
            </w:r>
          </w:p>
        </w:tc>
      </w:tr>
      <w:tr w:rsidR="00E579DC" w:rsidRPr="00E579DC" w14:paraId="223FE741"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6AE5C06E"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BNYY8119A11</w:t>
            </w:r>
          </w:p>
        </w:tc>
        <w:tc>
          <w:tcPr>
            <w:tcW w:w="1336" w:type="dxa"/>
            <w:tcBorders>
              <w:top w:val="nil"/>
              <w:left w:val="nil"/>
              <w:bottom w:val="single" w:sz="4" w:space="0" w:color="auto"/>
              <w:right w:val="single" w:sz="4" w:space="0" w:color="auto"/>
            </w:tcBorders>
            <w:shd w:val="clear" w:color="auto" w:fill="auto"/>
            <w:noWrap/>
            <w:vAlign w:val="bottom"/>
            <w:hideMark/>
          </w:tcPr>
          <w:p w14:paraId="0B1428AF"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1F698AA2"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-0.45928</w:t>
            </w:r>
          </w:p>
        </w:tc>
        <w:tc>
          <w:tcPr>
            <w:tcW w:w="1167" w:type="dxa"/>
            <w:tcBorders>
              <w:top w:val="nil"/>
              <w:left w:val="nil"/>
              <w:bottom w:val="single" w:sz="4" w:space="0" w:color="auto"/>
              <w:right w:val="single" w:sz="4" w:space="0" w:color="auto"/>
            </w:tcBorders>
            <w:shd w:val="clear" w:color="auto" w:fill="auto"/>
            <w:noWrap/>
            <w:vAlign w:val="bottom"/>
            <w:hideMark/>
          </w:tcPr>
          <w:p w14:paraId="2EF82026"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7FF62D97"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8</w:t>
            </w:r>
          </w:p>
        </w:tc>
      </w:tr>
      <w:tr w:rsidR="00E579DC" w:rsidRPr="00E579DC" w14:paraId="2FB13CF1"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08976396"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BNYY8322A21</w:t>
            </w:r>
          </w:p>
        </w:tc>
        <w:tc>
          <w:tcPr>
            <w:tcW w:w="1336" w:type="dxa"/>
            <w:tcBorders>
              <w:top w:val="nil"/>
              <w:left w:val="nil"/>
              <w:bottom w:val="single" w:sz="4" w:space="0" w:color="auto"/>
              <w:right w:val="single" w:sz="4" w:space="0" w:color="auto"/>
            </w:tcBorders>
            <w:shd w:val="clear" w:color="auto" w:fill="auto"/>
            <w:noWrap/>
            <w:vAlign w:val="bottom"/>
            <w:hideMark/>
          </w:tcPr>
          <w:p w14:paraId="32D42319"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0F533301"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-0.45916</w:t>
            </w:r>
          </w:p>
        </w:tc>
        <w:tc>
          <w:tcPr>
            <w:tcW w:w="1167" w:type="dxa"/>
            <w:tcBorders>
              <w:top w:val="nil"/>
              <w:left w:val="nil"/>
              <w:bottom w:val="single" w:sz="4" w:space="0" w:color="auto"/>
              <w:right w:val="single" w:sz="4" w:space="0" w:color="auto"/>
            </w:tcBorders>
            <w:shd w:val="clear" w:color="auto" w:fill="auto"/>
            <w:noWrap/>
            <w:vAlign w:val="bottom"/>
            <w:hideMark/>
          </w:tcPr>
          <w:p w14:paraId="05D85454"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5727DF60"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9</w:t>
            </w:r>
          </w:p>
        </w:tc>
      </w:tr>
      <w:tr w:rsidR="00E579DC" w:rsidRPr="00E579DC" w14:paraId="7BFA2B66"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3D7BC5F0"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BBQ06083B21</w:t>
            </w:r>
          </w:p>
        </w:tc>
        <w:tc>
          <w:tcPr>
            <w:tcW w:w="1336" w:type="dxa"/>
            <w:tcBorders>
              <w:top w:val="nil"/>
              <w:left w:val="nil"/>
              <w:bottom w:val="single" w:sz="4" w:space="0" w:color="auto"/>
              <w:right w:val="single" w:sz="4" w:space="0" w:color="auto"/>
            </w:tcBorders>
            <w:shd w:val="clear" w:color="auto" w:fill="auto"/>
            <w:noWrap/>
            <w:vAlign w:val="bottom"/>
            <w:hideMark/>
          </w:tcPr>
          <w:p w14:paraId="5065609A"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5C37DAAC"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-0.45748</w:t>
            </w:r>
          </w:p>
        </w:tc>
        <w:tc>
          <w:tcPr>
            <w:tcW w:w="1167" w:type="dxa"/>
            <w:tcBorders>
              <w:top w:val="nil"/>
              <w:left w:val="nil"/>
              <w:bottom w:val="single" w:sz="4" w:space="0" w:color="auto"/>
              <w:right w:val="single" w:sz="4" w:space="0" w:color="auto"/>
            </w:tcBorders>
            <w:shd w:val="clear" w:color="auto" w:fill="auto"/>
            <w:noWrap/>
            <w:vAlign w:val="bottom"/>
            <w:hideMark/>
          </w:tcPr>
          <w:p w14:paraId="65CCD372"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7DD8A9E1"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10</w:t>
            </w:r>
          </w:p>
        </w:tc>
      </w:tr>
      <w:tr w:rsidR="00E579DC" w:rsidRPr="00E579DC" w14:paraId="653E60F5"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475FE243"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BBQM6022A11</w:t>
            </w:r>
          </w:p>
        </w:tc>
        <w:tc>
          <w:tcPr>
            <w:tcW w:w="1336" w:type="dxa"/>
            <w:tcBorders>
              <w:top w:val="nil"/>
              <w:left w:val="nil"/>
              <w:bottom w:val="single" w:sz="4" w:space="0" w:color="auto"/>
              <w:right w:val="single" w:sz="4" w:space="0" w:color="auto"/>
            </w:tcBorders>
            <w:shd w:val="clear" w:color="auto" w:fill="auto"/>
            <w:noWrap/>
            <w:vAlign w:val="bottom"/>
            <w:hideMark/>
          </w:tcPr>
          <w:p w14:paraId="44780812"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4BDA6B50"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4.163921</w:t>
            </w:r>
          </w:p>
        </w:tc>
        <w:tc>
          <w:tcPr>
            <w:tcW w:w="1167" w:type="dxa"/>
            <w:tcBorders>
              <w:top w:val="nil"/>
              <w:left w:val="nil"/>
              <w:bottom w:val="single" w:sz="4" w:space="0" w:color="auto"/>
              <w:right w:val="single" w:sz="4" w:space="0" w:color="auto"/>
            </w:tcBorders>
            <w:shd w:val="clear" w:color="auto" w:fill="auto"/>
            <w:noWrap/>
            <w:vAlign w:val="bottom"/>
            <w:hideMark/>
          </w:tcPr>
          <w:p w14:paraId="1553AE90"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465C7D44"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2189</w:t>
            </w:r>
          </w:p>
        </w:tc>
      </w:tr>
      <w:tr w:rsidR="00E579DC" w:rsidRPr="00E579DC" w14:paraId="5BEA1A83"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251A8D3E"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BBX03007A31</w:t>
            </w:r>
          </w:p>
        </w:tc>
        <w:tc>
          <w:tcPr>
            <w:tcW w:w="1336" w:type="dxa"/>
            <w:tcBorders>
              <w:top w:val="nil"/>
              <w:left w:val="nil"/>
              <w:bottom w:val="single" w:sz="4" w:space="0" w:color="auto"/>
              <w:right w:val="single" w:sz="4" w:space="0" w:color="auto"/>
            </w:tcBorders>
            <w:shd w:val="clear" w:color="auto" w:fill="auto"/>
            <w:noWrap/>
            <w:vAlign w:val="bottom"/>
            <w:hideMark/>
          </w:tcPr>
          <w:p w14:paraId="06A94F21"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284D6308"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4.510133</w:t>
            </w:r>
          </w:p>
        </w:tc>
        <w:tc>
          <w:tcPr>
            <w:tcW w:w="1167" w:type="dxa"/>
            <w:tcBorders>
              <w:top w:val="nil"/>
              <w:left w:val="nil"/>
              <w:bottom w:val="single" w:sz="4" w:space="0" w:color="auto"/>
              <w:right w:val="single" w:sz="4" w:space="0" w:color="auto"/>
            </w:tcBorders>
            <w:shd w:val="clear" w:color="auto" w:fill="auto"/>
            <w:noWrap/>
            <w:vAlign w:val="bottom"/>
            <w:hideMark/>
          </w:tcPr>
          <w:p w14:paraId="3BDCECAB"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25702FE5"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2190</w:t>
            </w:r>
          </w:p>
        </w:tc>
      </w:tr>
      <w:tr w:rsidR="00E579DC" w:rsidRPr="00E579DC" w14:paraId="2DD5CDD1"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3F0807E1"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BNY01639A21</w:t>
            </w:r>
          </w:p>
        </w:tc>
        <w:tc>
          <w:tcPr>
            <w:tcW w:w="1336" w:type="dxa"/>
            <w:tcBorders>
              <w:top w:val="nil"/>
              <w:left w:val="nil"/>
              <w:bottom w:val="single" w:sz="4" w:space="0" w:color="auto"/>
              <w:right w:val="single" w:sz="4" w:space="0" w:color="auto"/>
            </w:tcBorders>
            <w:shd w:val="clear" w:color="auto" w:fill="auto"/>
            <w:noWrap/>
            <w:vAlign w:val="bottom"/>
            <w:hideMark/>
          </w:tcPr>
          <w:p w14:paraId="322318FB"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078231A6"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4.643222</w:t>
            </w:r>
          </w:p>
        </w:tc>
        <w:tc>
          <w:tcPr>
            <w:tcW w:w="1167" w:type="dxa"/>
            <w:tcBorders>
              <w:top w:val="nil"/>
              <w:left w:val="nil"/>
              <w:bottom w:val="single" w:sz="4" w:space="0" w:color="auto"/>
              <w:right w:val="single" w:sz="4" w:space="0" w:color="auto"/>
            </w:tcBorders>
            <w:shd w:val="clear" w:color="auto" w:fill="auto"/>
            <w:noWrap/>
            <w:vAlign w:val="bottom"/>
            <w:hideMark/>
          </w:tcPr>
          <w:p w14:paraId="28B76654"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1EDD60C3"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2191</w:t>
            </w:r>
          </w:p>
        </w:tc>
      </w:tr>
      <w:tr w:rsidR="00E579DC" w:rsidRPr="00E579DC" w14:paraId="2EB61F73"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7E458E82"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BNY02796A31</w:t>
            </w:r>
          </w:p>
        </w:tc>
        <w:tc>
          <w:tcPr>
            <w:tcW w:w="1336" w:type="dxa"/>
            <w:tcBorders>
              <w:top w:val="nil"/>
              <w:left w:val="nil"/>
              <w:bottom w:val="single" w:sz="4" w:space="0" w:color="auto"/>
              <w:right w:val="single" w:sz="4" w:space="0" w:color="auto"/>
            </w:tcBorders>
            <w:shd w:val="clear" w:color="auto" w:fill="auto"/>
            <w:noWrap/>
            <w:vAlign w:val="bottom"/>
            <w:hideMark/>
          </w:tcPr>
          <w:p w14:paraId="4D790B49"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37B2C550"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5.121074</w:t>
            </w:r>
          </w:p>
        </w:tc>
        <w:tc>
          <w:tcPr>
            <w:tcW w:w="1167" w:type="dxa"/>
            <w:tcBorders>
              <w:top w:val="nil"/>
              <w:left w:val="nil"/>
              <w:bottom w:val="single" w:sz="4" w:space="0" w:color="auto"/>
              <w:right w:val="single" w:sz="4" w:space="0" w:color="auto"/>
            </w:tcBorders>
            <w:shd w:val="clear" w:color="auto" w:fill="auto"/>
            <w:noWrap/>
            <w:vAlign w:val="bottom"/>
            <w:hideMark/>
          </w:tcPr>
          <w:p w14:paraId="60486713"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54A73C03"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2192</w:t>
            </w:r>
          </w:p>
        </w:tc>
      </w:tr>
      <w:tr w:rsidR="00E579DC" w:rsidRPr="00E579DC" w14:paraId="1F9024EE"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1BE148E2"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BNY01996A11</w:t>
            </w:r>
          </w:p>
        </w:tc>
        <w:tc>
          <w:tcPr>
            <w:tcW w:w="1336" w:type="dxa"/>
            <w:tcBorders>
              <w:top w:val="nil"/>
              <w:left w:val="nil"/>
              <w:bottom w:val="single" w:sz="4" w:space="0" w:color="auto"/>
              <w:right w:val="single" w:sz="4" w:space="0" w:color="auto"/>
            </w:tcBorders>
            <w:shd w:val="clear" w:color="auto" w:fill="auto"/>
            <w:noWrap/>
            <w:vAlign w:val="bottom"/>
            <w:hideMark/>
          </w:tcPr>
          <w:p w14:paraId="2CB5D23B"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564EE9E3"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5.13928</w:t>
            </w:r>
          </w:p>
        </w:tc>
        <w:tc>
          <w:tcPr>
            <w:tcW w:w="1167" w:type="dxa"/>
            <w:tcBorders>
              <w:top w:val="nil"/>
              <w:left w:val="nil"/>
              <w:bottom w:val="single" w:sz="4" w:space="0" w:color="auto"/>
              <w:right w:val="single" w:sz="4" w:space="0" w:color="auto"/>
            </w:tcBorders>
            <w:shd w:val="clear" w:color="auto" w:fill="auto"/>
            <w:noWrap/>
            <w:vAlign w:val="bottom"/>
            <w:hideMark/>
          </w:tcPr>
          <w:p w14:paraId="2C6F9C1B"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50C48E33"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2193</w:t>
            </w:r>
          </w:p>
        </w:tc>
      </w:tr>
      <w:tr w:rsidR="00E579DC" w:rsidRPr="00E579DC" w14:paraId="15C9E7F8"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77E56F3C"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BBQY0208A11</w:t>
            </w:r>
          </w:p>
        </w:tc>
        <w:tc>
          <w:tcPr>
            <w:tcW w:w="1336" w:type="dxa"/>
            <w:tcBorders>
              <w:top w:val="nil"/>
              <w:left w:val="nil"/>
              <w:bottom w:val="single" w:sz="4" w:space="0" w:color="auto"/>
              <w:right w:val="single" w:sz="4" w:space="0" w:color="auto"/>
            </w:tcBorders>
            <w:shd w:val="clear" w:color="auto" w:fill="auto"/>
            <w:noWrap/>
            <w:vAlign w:val="bottom"/>
            <w:hideMark/>
          </w:tcPr>
          <w:p w14:paraId="37E95A84"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0E424E67"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5.539576</w:t>
            </w:r>
          </w:p>
        </w:tc>
        <w:tc>
          <w:tcPr>
            <w:tcW w:w="1167" w:type="dxa"/>
            <w:tcBorders>
              <w:top w:val="nil"/>
              <w:left w:val="nil"/>
              <w:bottom w:val="single" w:sz="4" w:space="0" w:color="auto"/>
              <w:right w:val="single" w:sz="4" w:space="0" w:color="auto"/>
            </w:tcBorders>
            <w:shd w:val="clear" w:color="auto" w:fill="auto"/>
            <w:noWrap/>
            <w:vAlign w:val="bottom"/>
            <w:hideMark/>
          </w:tcPr>
          <w:p w14:paraId="20C66DBB"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776C6E21"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2194</w:t>
            </w:r>
          </w:p>
        </w:tc>
      </w:tr>
      <w:tr w:rsidR="00E579DC" w:rsidRPr="00E579DC" w14:paraId="1C01E4FA"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7DD4D1DB"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BNY01639A41</w:t>
            </w:r>
          </w:p>
        </w:tc>
        <w:tc>
          <w:tcPr>
            <w:tcW w:w="1336" w:type="dxa"/>
            <w:tcBorders>
              <w:top w:val="nil"/>
              <w:left w:val="nil"/>
              <w:bottom w:val="single" w:sz="4" w:space="0" w:color="auto"/>
              <w:right w:val="single" w:sz="4" w:space="0" w:color="auto"/>
            </w:tcBorders>
            <w:shd w:val="clear" w:color="auto" w:fill="auto"/>
            <w:noWrap/>
            <w:vAlign w:val="bottom"/>
            <w:hideMark/>
          </w:tcPr>
          <w:p w14:paraId="6883CAAC"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23031C1A"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5.744874</w:t>
            </w:r>
          </w:p>
        </w:tc>
        <w:tc>
          <w:tcPr>
            <w:tcW w:w="1167" w:type="dxa"/>
            <w:tcBorders>
              <w:top w:val="nil"/>
              <w:left w:val="nil"/>
              <w:bottom w:val="single" w:sz="4" w:space="0" w:color="auto"/>
              <w:right w:val="single" w:sz="4" w:space="0" w:color="auto"/>
            </w:tcBorders>
            <w:shd w:val="clear" w:color="auto" w:fill="auto"/>
            <w:noWrap/>
            <w:vAlign w:val="bottom"/>
            <w:hideMark/>
          </w:tcPr>
          <w:p w14:paraId="4959CF56"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1573F16F"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2195</w:t>
            </w:r>
          </w:p>
        </w:tc>
      </w:tr>
      <w:tr w:rsidR="00E579DC" w:rsidRPr="00E579DC" w14:paraId="0069ECA4"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0FBA0066"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BBQY0207A21</w:t>
            </w:r>
          </w:p>
        </w:tc>
        <w:tc>
          <w:tcPr>
            <w:tcW w:w="1336" w:type="dxa"/>
            <w:tcBorders>
              <w:top w:val="nil"/>
              <w:left w:val="nil"/>
              <w:bottom w:val="single" w:sz="4" w:space="0" w:color="auto"/>
              <w:right w:val="single" w:sz="4" w:space="0" w:color="auto"/>
            </w:tcBorders>
            <w:shd w:val="clear" w:color="auto" w:fill="auto"/>
            <w:noWrap/>
            <w:vAlign w:val="bottom"/>
            <w:hideMark/>
          </w:tcPr>
          <w:p w14:paraId="6DADF7A8"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4602E77C"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6.618061</w:t>
            </w:r>
          </w:p>
        </w:tc>
        <w:tc>
          <w:tcPr>
            <w:tcW w:w="1167" w:type="dxa"/>
            <w:tcBorders>
              <w:top w:val="nil"/>
              <w:left w:val="nil"/>
              <w:bottom w:val="single" w:sz="4" w:space="0" w:color="auto"/>
              <w:right w:val="single" w:sz="4" w:space="0" w:color="auto"/>
            </w:tcBorders>
            <w:shd w:val="clear" w:color="auto" w:fill="auto"/>
            <w:noWrap/>
            <w:vAlign w:val="bottom"/>
            <w:hideMark/>
          </w:tcPr>
          <w:p w14:paraId="787758D5"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1597ECF3"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2196</w:t>
            </w:r>
          </w:p>
        </w:tc>
      </w:tr>
      <w:tr w:rsidR="00E579DC" w:rsidRPr="00E579DC" w14:paraId="4950BA26"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7AA7F231"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BBQY0205A11</w:t>
            </w:r>
          </w:p>
        </w:tc>
        <w:tc>
          <w:tcPr>
            <w:tcW w:w="1336" w:type="dxa"/>
            <w:tcBorders>
              <w:top w:val="nil"/>
              <w:left w:val="nil"/>
              <w:bottom w:val="single" w:sz="4" w:space="0" w:color="auto"/>
              <w:right w:val="single" w:sz="4" w:space="0" w:color="auto"/>
            </w:tcBorders>
            <w:shd w:val="clear" w:color="auto" w:fill="auto"/>
            <w:noWrap/>
            <w:vAlign w:val="bottom"/>
            <w:hideMark/>
          </w:tcPr>
          <w:p w14:paraId="18033EDC"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4F8F45ED"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7.035408</w:t>
            </w:r>
          </w:p>
        </w:tc>
        <w:tc>
          <w:tcPr>
            <w:tcW w:w="1167" w:type="dxa"/>
            <w:tcBorders>
              <w:top w:val="nil"/>
              <w:left w:val="nil"/>
              <w:bottom w:val="single" w:sz="4" w:space="0" w:color="auto"/>
              <w:right w:val="single" w:sz="4" w:space="0" w:color="auto"/>
            </w:tcBorders>
            <w:shd w:val="clear" w:color="auto" w:fill="auto"/>
            <w:noWrap/>
            <w:vAlign w:val="bottom"/>
            <w:hideMark/>
          </w:tcPr>
          <w:p w14:paraId="467A844B"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6531FA00"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2197</w:t>
            </w:r>
          </w:p>
        </w:tc>
      </w:tr>
      <w:tr w:rsidR="00E579DC" w:rsidRPr="00E579DC" w14:paraId="4F869D8F" w14:textId="77777777" w:rsidTr="00E579DC">
        <w:trPr>
          <w:trHeight w:val="300"/>
        </w:trPr>
        <w:tc>
          <w:tcPr>
            <w:tcW w:w="1680" w:type="dxa"/>
            <w:tcBorders>
              <w:top w:val="nil"/>
              <w:left w:val="single" w:sz="4" w:space="0" w:color="auto"/>
              <w:bottom w:val="single" w:sz="4" w:space="0" w:color="auto"/>
              <w:right w:val="single" w:sz="4" w:space="0" w:color="auto"/>
            </w:tcBorders>
            <w:shd w:val="clear" w:color="000000" w:fill="FFE699"/>
            <w:noWrap/>
            <w:vAlign w:val="bottom"/>
            <w:hideMark/>
          </w:tcPr>
          <w:p w14:paraId="39023014"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BNY01724A21</w:t>
            </w:r>
          </w:p>
        </w:tc>
        <w:tc>
          <w:tcPr>
            <w:tcW w:w="1336" w:type="dxa"/>
            <w:tcBorders>
              <w:top w:val="nil"/>
              <w:left w:val="nil"/>
              <w:bottom w:val="single" w:sz="4" w:space="0" w:color="auto"/>
              <w:right w:val="single" w:sz="4" w:space="0" w:color="auto"/>
            </w:tcBorders>
            <w:shd w:val="clear" w:color="auto" w:fill="auto"/>
            <w:noWrap/>
            <w:vAlign w:val="bottom"/>
            <w:hideMark/>
          </w:tcPr>
          <w:p w14:paraId="23FB34CD" w14:textId="77777777" w:rsidR="00E579DC" w:rsidRPr="00E579DC" w:rsidRDefault="00E579DC" w:rsidP="00E579DC">
            <w:pPr>
              <w:rPr>
                <w:rFonts w:ascii="Calibri" w:hAnsi="Calibri"/>
                <w:color w:val="000000"/>
                <w:szCs w:val="22"/>
                <w:lang w:val="en-US"/>
              </w:rPr>
            </w:pPr>
            <w:r w:rsidRPr="00E579DC">
              <w:rPr>
                <w:rFonts w:ascii="Calibri" w:hAnsi="Calibri"/>
                <w:color w:val="000000"/>
                <w:szCs w:val="22"/>
                <w:lang w:val="en-US"/>
              </w:rPr>
              <w:t>band1900_1</w:t>
            </w:r>
          </w:p>
        </w:tc>
        <w:tc>
          <w:tcPr>
            <w:tcW w:w="1053" w:type="dxa"/>
            <w:tcBorders>
              <w:top w:val="nil"/>
              <w:left w:val="nil"/>
              <w:bottom w:val="single" w:sz="4" w:space="0" w:color="auto"/>
              <w:right w:val="single" w:sz="4" w:space="0" w:color="auto"/>
            </w:tcBorders>
            <w:shd w:val="clear" w:color="auto" w:fill="auto"/>
            <w:noWrap/>
            <w:vAlign w:val="bottom"/>
            <w:hideMark/>
          </w:tcPr>
          <w:p w14:paraId="77256586"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7.04665</w:t>
            </w:r>
          </w:p>
        </w:tc>
        <w:tc>
          <w:tcPr>
            <w:tcW w:w="1167" w:type="dxa"/>
            <w:tcBorders>
              <w:top w:val="nil"/>
              <w:left w:val="nil"/>
              <w:bottom w:val="single" w:sz="4" w:space="0" w:color="auto"/>
              <w:right w:val="single" w:sz="4" w:space="0" w:color="auto"/>
            </w:tcBorders>
            <w:shd w:val="clear" w:color="auto" w:fill="auto"/>
            <w:noWrap/>
            <w:vAlign w:val="bottom"/>
            <w:hideMark/>
          </w:tcPr>
          <w:p w14:paraId="70B4C9B3"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1/13/2019</w:t>
            </w:r>
          </w:p>
        </w:tc>
        <w:tc>
          <w:tcPr>
            <w:tcW w:w="960" w:type="dxa"/>
            <w:tcBorders>
              <w:top w:val="nil"/>
              <w:left w:val="nil"/>
              <w:bottom w:val="single" w:sz="4" w:space="0" w:color="auto"/>
              <w:right w:val="single" w:sz="4" w:space="0" w:color="auto"/>
            </w:tcBorders>
            <w:shd w:val="clear" w:color="auto" w:fill="auto"/>
            <w:noWrap/>
            <w:vAlign w:val="bottom"/>
            <w:hideMark/>
          </w:tcPr>
          <w:p w14:paraId="62AADA53" w14:textId="77777777" w:rsidR="00E579DC" w:rsidRPr="00E579DC" w:rsidRDefault="00E579DC" w:rsidP="00E579DC">
            <w:pPr>
              <w:jc w:val="right"/>
              <w:rPr>
                <w:rFonts w:ascii="Calibri" w:hAnsi="Calibri"/>
                <w:color w:val="000000"/>
                <w:szCs w:val="22"/>
                <w:lang w:val="en-US"/>
              </w:rPr>
            </w:pPr>
            <w:r w:rsidRPr="00E579DC">
              <w:rPr>
                <w:rFonts w:ascii="Calibri" w:hAnsi="Calibri"/>
                <w:color w:val="000000"/>
                <w:szCs w:val="22"/>
                <w:lang w:val="en-US"/>
              </w:rPr>
              <w:t>2198</w:t>
            </w:r>
          </w:p>
        </w:tc>
      </w:tr>
    </w:tbl>
    <w:p w14:paraId="71424E48" w14:textId="77777777" w:rsidR="00E579DC" w:rsidRDefault="006E3740" w:rsidP="00B67FFD">
      <w:pPr>
        <w:pStyle w:val="BodyText"/>
        <w:rPr>
          <w:rFonts w:cs="Arial"/>
          <w:szCs w:val="22"/>
        </w:rPr>
      </w:pPr>
      <w:r>
        <w:rPr>
          <w:rFonts w:cs="Arial"/>
          <w:szCs w:val="22"/>
        </w:rPr>
        <w:t xml:space="preserve"> </w:t>
      </w:r>
    </w:p>
    <w:p w14:paraId="6C1FC485" w14:textId="77777777" w:rsidR="00E579DC" w:rsidRDefault="00E579DC" w:rsidP="00B67FFD">
      <w:pPr>
        <w:pStyle w:val="BodyText"/>
        <w:rPr>
          <w:rFonts w:cs="Arial"/>
          <w:szCs w:val="22"/>
        </w:rPr>
      </w:pPr>
    </w:p>
    <w:p w14:paraId="2B4CD579" w14:textId="77777777" w:rsidR="00E579DC" w:rsidRDefault="00E579DC" w:rsidP="00B67FFD">
      <w:pPr>
        <w:pStyle w:val="BodyText"/>
        <w:rPr>
          <w:rFonts w:cs="Arial"/>
          <w:szCs w:val="22"/>
        </w:rPr>
      </w:pPr>
    </w:p>
    <w:p w14:paraId="14F733BB" w14:textId="77777777" w:rsidR="00E579DC" w:rsidRDefault="00E579DC" w:rsidP="00B67FFD">
      <w:pPr>
        <w:pStyle w:val="BodyText"/>
        <w:rPr>
          <w:rFonts w:cs="Arial"/>
          <w:szCs w:val="22"/>
        </w:rPr>
      </w:pPr>
    </w:p>
    <w:p w14:paraId="5B20C958" w14:textId="213D08A4" w:rsidR="00E579DC" w:rsidRDefault="00E579DC" w:rsidP="002B1C92">
      <w:pPr>
        <w:pStyle w:val="BodyText"/>
        <w:ind w:left="1350"/>
        <w:rPr>
          <w:rFonts w:cs="Arial"/>
          <w:szCs w:val="22"/>
        </w:rPr>
      </w:pPr>
    </w:p>
    <w:p w14:paraId="3D8141C9" w14:textId="77777777" w:rsidR="00E579DC" w:rsidRDefault="00E579DC" w:rsidP="002B1C92">
      <w:pPr>
        <w:pStyle w:val="BodyText"/>
        <w:ind w:left="1350"/>
        <w:rPr>
          <w:rFonts w:cs="Arial"/>
          <w:szCs w:val="22"/>
        </w:rPr>
      </w:pPr>
    </w:p>
    <w:p w14:paraId="440DAA40" w14:textId="2AC5BC5F" w:rsidR="002B1C92" w:rsidRDefault="002B1C92" w:rsidP="00B67FFD">
      <w:pPr>
        <w:pStyle w:val="BodyText"/>
        <w:rPr>
          <w:rFonts w:cs="Arial"/>
          <w:szCs w:val="22"/>
        </w:rPr>
      </w:pPr>
    </w:p>
    <w:p w14:paraId="7ED86079" w14:textId="77777777" w:rsidR="002B1C92" w:rsidRDefault="002B1C92" w:rsidP="00B67FFD">
      <w:pPr>
        <w:pStyle w:val="BodyText"/>
        <w:rPr>
          <w:rFonts w:cs="Arial"/>
          <w:szCs w:val="22"/>
        </w:rPr>
      </w:pPr>
    </w:p>
    <w:p w14:paraId="5FE72691" w14:textId="77777777" w:rsidR="00E579DC" w:rsidRDefault="002B1C92">
      <w:pPr>
        <w:pStyle w:val="Caption"/>
      </w:pPr>
      <w:r>
        <w:t xml:space="preserve">                                      </w:t>
      </w:r>
    </w:p>
    <w:p w14:paraId="64B94B29" w14:textId="77777777" w:rsidR="00E579DC" w:rsidRDefault="00E579DC">
      <w:pPr>
        <w:pStyle w:val="Caption"/>
      </w:pPr>
    </w:p>
    <w:p w14:paraId="1B6F3C58" w14:textId="77777777" w:rsidR="00E579DC" w:rsidRDefault="00E579DC">
      <w:pPr>
        <w:pStyle w:val="Caption"/>
      </w:pPr>
    </w:p>
    <w:p w14:paraId="2E5C94EE" w14:textId="77777777" w:rsidR="00E579DC" w:rsidRDefault="00E579DC">
      <w:pPr>
        <w:pStyle w:val="Caption"/>
      </w:pPr>
    </w:p>
    <w:p w14:paraId="31A25CCC" w14:textId="77777777" w:rsidR="00E579DC" w:rsidRDefault="00E579DC">
      <w:pPr>
        <w:pStyle w:val="Caption"/>
      </w:pPr>
    </w:p>
    <w:p w14:paraId="459DF9A7" w14:textId="77777777" w:rsidR="00E579DC" w:rsidRDefault="00E579DC">
      <w:pPr>
        <w:pStyle w:val="Caption"/>
      </w:pPr>
    </w:p>
    <w:p w14:paraId="61C1ABAC" w14:textId="77777777" w:rsidR="00E579DC" w:rsidRDefault="00E579DC">
      <w:pPr>
        <w:pStyle w:val="Caption"/>
      </w:pPr>
    </w:p>
    <w:p w14:paraId="5BB91E19" w14:textId="7E5C567B" w:rsidR="002B1C92" w:rsidRDefault="00F7156F">
      <w:pPr>
        <w:pStyle w:val="Caption"/>
      </w:pPr>
      <w:r>
        <w:t xml:space="preserve">                             </w:t>
      </w:r>
      <w:r w:rsidR="002B1C92">
        <w:t xml:space="preserve">Table </w:t>
      </w:r>
      <w:r w:rsidR="009B1024">
        <w:fldChar w:fldCharType="begin"/>
      </w:r>
      <w:r w:rsidR="009B1024">
        <w:instrText xml:space="preserve"> SEQ Table \* ARABIC </w:instrText>
      </w:r>
      <w:r w:rsidR="009B1024">
        <w:fldChar w:fldCharType="separate"/>
      </w:r>
      <w:r w:rsidR="00C850A7">
        <w:rPr>
          <w:noProof/>
        </w:rPr>
        <w:t>4</w:t>
      </w:r>
      <w:r w:rsidR="009B1024">
        <w:rPr>
          <w:noProof/>
        </w:rPr>
        <w:fldChar w:fldCharType="end"/>
      </w:r>
      <w:r w:rsidR="002B1C92">
        <w:t xml:space="preserve">: </w:t>
      </w:r>
      <w:r w:rsidR="00E579DC">
        <w:t xml:space="preserve">Top 10 and </w:t>
      </w:r>
      <w:r w:rsidR="002B1C92">
        <w:t>Bottom 10 cells ranked on Jan 13</w:t>
      </w:r>
      <w:r w:rsidR="002B1C92" w:rsidRPr="002B1C92">
        <w:rPr>
          <w:vertAlign w:val="superscript"/>
        </w:rPr>
        <w:t>th</w:t>
      </w:r>
      <w:r w:rsidR="002B1C92">
        <w:t>, 2019</w:t>
      </w:r>
      <w:r w:rsidR="00E579DC">
        <w:t xml:space="preserve"> for band 1900 </w:t>
      </w:r>
    </w:p>
    <w:p w14:paraId="51C90B45" w14:textId="77777777" w:rsidR="00E579DC" w:rsidRDefault="00E579DC" w:rsidP="002B1C92">
      <w:pPr>
        <w:pStyle w:val="BodyText"/>
        <w:rPr>
          <w:rFonts w:cs="Arial"/>
          <w:szCs w:val="22"/>
        </w:rPr>
      </w:pPr>
    </w:p>
    <w:p w14:paraId="7D248017" w14:textId="388EDEDC" w:rsidR="002B1C92" w:rsidRDefault="002B1C92" w:rsidP="00E579DC">
      <w:pPr>
        <w:pStyle w:val="BodyText"/>
        <w:ind w:left="1350"/>
        <w:rPr>
          <w:rFonts w:cs="Arial"/>
          <w:szCs w:val="22"/>
        </w:rPr>
      </w:pPr>
      <w:r>
        <w:rPr>
          <w:rFonts w:cs="Arial"/>
          <w:szCs w:val="22"/>
        </w:rPr>
        <w:t>T</w:t>
      </w:r>
      <w:r w:rsidR="00E579DC">
        <w:rPr>
          <w:rFonts w:cs="Arial"/>
          <w:szCs w:val="22"/>
        </w:rPr>
        <w:t xml:space="preserve">he PCA scores and </w:t>
      </w:r>
      <w:r>
        <w:rPr>
          <w:rFonts w:cs="Arial"/>
          <w:szCs w:val="22"/>
        </w:rPr>
        <w:t>ranks of the all cells</w:t>
      </w:r>
      <w:r w:rsidR="00E579DC">
        <w:rPr>
          <w:rFonts w:cs="Arial"/>
          <w:szCs w:val="22"/>
        </w:rPr>
        <w:t xml:space="preserve"> across all the three bands </w:t>
      </w:r>
      <w:r>
        <w:rPr>
          <w:rFonts w:cs="Arial"/>
          <w:szCs w:val="22"/>
        </w:rPr>
        <w:t>for consecutive 4 days (Jan 13</w:t>
      </w:r>
      <w:r w:rsidRPr="002B1C92">
        <w:rPr>
          <w:rFonts w:cs="Arial"/>
          <w:szCs w:val="22"/>
          <w:vertAlign w:val="superscript"/>
        </w:rPr>
        <w:t>th</w:t>
      </w:r>
      <w:r w:rsidR="00E579DC">
        <w:rPr>
          <w:rFonts w:cs="Arial"/>
          <w:szCs w:val="22"/>
        </w:rPr>
        <w:t>- J</w:t>
      </w:r>
      <w:r>
        <w:rPr>
          <w:rFonts w:cs="Arial"/>
          <w:szCs w:val="22"/>
        </w:rPr>
        <w:t>an 16</w:t>
      </w:r>
      <w:r w:rsidR="00E579DC" w:rsidRPr="002B1C92">
        <w:rPr>
          <w:rFonts w:cs="Arial"/>
          <w:szCs w:val="22"/>
          <w:vertAlign w:val="superscript"/>
        </w:rPr>
        <w:t>th</w:t>
      </w:r>
      <w:r w:rsidR="00E579DC">
        <w:rPr>
          <w:rFonts w:cs="Arial"/>
          <w:szCs w:val="22"/>
        </w:rPr>
        <w:t>) are</w:t>
      </w:r>
      <w:r>
        <w:rPr>
          <w:rFonts w:cs="Arial"/>
          <w:szCs w:val="22"/>
        </w:rPr>
        <w:t xml:space="preserve"> illustrated in the embedded excel sheet in the Appendix section.</w:t>
      </w:r>
    </w:p>
    <w:p w14:paraId="22929363" w14:textId="3C517777" w:rsidR="00F7156F" w:rsidRDefault="00F7156F" w:rsidP="00E579DC">
      <w:pPr>
        <w:pStyle w:val="BodyText"/>
        <w:ind w:left="1350"/>
        <w:rPr>
          <w:rFonts w:cs="Arial"/>
          <w:szCs w:val="22"/>
        </w:rPr>
      </w:pPr>
      <w:r>
        <w:rPr>
          <w:rFonts w:cs="Arial"/>
          <w:szCs w:val="22"/>
        </w:rPr>
        <w:t xml:space="preserve">To compare the good and bad cells as per the derived score and the ranks, a comparative </w:t>
      </w:r>
      <w:r w:rsidR="00DC1C61">
        <w:rPr>
          <w:rFonts w:cs="Arial"/>
          <w:szCs w:val="22"/>
        </w:rPr>
        <w:t xml:space="preserve">analysis of the </w:t>
      </w:r>
      <w:r>
        <w:rPr>
          <w:rFonts w:cs="Arial"/>
          <w:szCs w:val="22"/>
        </w:rPr>
        <w:t>normalized form of cell incidence parameters are described below</w:t>
      </w:r>
      <w:r w:rsidR="00DC1C61">
        <w:rPr>
          <w:rFonts w:cs="Arial"/>
          <w:szCs w:val="22"/>
        </w:rPr>
        <w:t xml:space="preserve"> table</w:t>
      </w:r>
      <w:r>
        <w:rPr>
          <w:rFonts w:cs="Arial"/>
          <w:szCs w:val="22"/>
        </w:rPr>
        <w:t>.</w:t>
      </w:r>
      <w:r w:rsidR="00DC1C61">
        <w:rPr>
          <w:rFonts w:cs="Arial"/>
          <w:szCs w:val="22"/>
        </w:rPr>
        <w:t xml:space="preserve"> In this analysis we calculate the average value of the normalized call incidence parameters for top 10 good cells and bottom 10 bad cells. We the ratio of bad and good cells average values of all the parameters and observed that bad cells have recorded higher number of the call incidences than the good cells.</w:t>
      </w:r>
      <w:r w:rsidR="00841E3C">
        <w:rPr>
          <w:rFonts w:cs="Arial"/>
          <w:szCs w:val="22"/>
        </w:rPr>
        <w:t xml:space="preserve"> For example, when we compare for band 1900, we have observed that Garbling is 97 time more in bad cells in comparison to good cells whereas average muting also 175 times more is being recorded in bad cells. The detail comparison of good and bad cells of 1900 bands for the other parameters are described in the below table. In the appendix section we have described the similar comparison for other bands also.</w:t>
      </w:r>
    </w:p>
    <w:p w14:paraId="27CCD9A9" w14:textId="47853030" w:rsidR="00F7156F" w:rsidRDefault="00F7156F" w:rsidP="00017D2D">
      <w:pPr>
        <w:pStyle w:val="BodyText"/>
        <w:ind w:left="1350"/>
      </w:pPr>
      <w:r>
        <w:rPr>
          <w:rFonts w:cs="Arial"/>
          <w:szCs w:val="22"/>
        </w:rPr>
        <w:t xml:space="preserve">  </w:t>
      </w:r>
    </w:p>
    <w:tbl>
      <w:tblPr>
        <w:tblW w:w="9083" w:type="dxa"/>
        <w:tblInd w:w="1379" w:type="dxa"/>
        <w:tblLayout w:type="fixed"/>
        <w:tblLook w:val="04A0" w:firstRow="1" w:lastRow="0" w:firstColumn="1" w:lastColumn="0" w:noHBand="0" w:noVBand="1"/>
      </w:tblPr>
      <w:tblGrid>
        <w:gridCol w:w="5001"/>
        <w:gridCol w:w="1260"/>
        <w:gridCol w:w="1229"/>
        <w:gridCol w:w="1593"/>
      </w:tblGrid>
      <w:tr w:rsidR="00F7156F" w:rsidRPr="00F7156F" w14:paraId="23568577" w14:textId="77777777" w:rsidTr="00001601">
        <w:trPr>
          <w:trHeight w:val="292"/>
        </w:trPr>
        <w:tc>
          <w:tcPr>
            <w:tcW w:w="9083" w:type="dxa"/>
            <w:gridSpan w:val="4"/>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1C668059" w14:textId="77777777" w:rsidR="00F7156F" w:rsidRPr="00F7156F" w:rsidRDefault="00F7156F" w:rsidP="00F7156F">
            <w:pPr>
              <w:jc w:val="center"/>
              <w:rPr>
                <w:rFonts w:ascii="Calibri" w:hAnsi="Calibri"/>
                <w:color w:val="000000"/>
                <w:szCs w:val="22"/>
                <w:lang w:val="en-US"/>
              </w:rPr>
            </w:pPr>
            <w:r w:rsidRPr="00F7156F">
              <w:rPr>
                <w:rFonts w:ascii="Calibri" w:hAnsi="Calibri"/>
                <w:color w:val="000000"/>
                <w:szCs w:val="22"/>
                <w:lang w:val="en-US"/>
              </w:rPr>
              <w:lastRenderedPageBreak/>
              <w:t>Band 1900</w:t>
            </w:r>
          </w:p>
        </w:tc>
      </w:tr>
      <w:tr w:rsidR="00F7156F" w:rsidRPr="00F7156F" w14:paraId="74346511" w14:textId="77777777" w:rsidTr="00001601">
        <w:trPr>
          <w:trHeight w:val="292"/>
        </w:trPr>
        <w:tc>
          <w:tcPr>
            <w:tcW w:w="5001" w:type="dxa"/>
            <w:tcBorders>
              <w:top w:val="nil"/>
              <w:left w:val="single" w:sz="8" w:space="0" w:color="auto"/>
              <w:bottom w:val="single" w:sz="4" w:space="0" w:color="auto"/>
              <w:right w:val="single" w:sz="4" w:space="0" w:color="auto"/>
            </w:tcBorders>
            <w:shd w:val="clear" w:color="auto" w:fill="auto"/>
            <w:noWrap/>
            <w:vAlign w:val="bottom"/>
            <w:hideMark/>
          </w:tcPr>
          <w:p w14:paraId="494AE35F" w14:textId="77777777" w:rsidR="00F7156F" w:rsidRPr="00F7156F" w:rsidRDefault="00F7156F" w:rsidP="00F7156F">
            <w:pPr>
              <w:jc w:val="center"/>
              <w:rPr>
                <w:rFonts w:ascii="Calibri" w:hAnsi="Calibri"/>
                <w:color w:val="000000"/>
                <w:szCs w:val="22"/>
                <w:lang w:val="en-US"/>
              </w:rPr>
            </w:pPr>
            <w:r w:rsidRPr="00F7156F">
              <w:rPr>
                <w:rFonts w:ascii="Calibri" w:hAnsi="Calibri"/>
                <w:color w:val="000000"/>
                <w:szCs w:val="22"/>
                <w:lang w:val="en-US"/>
              </w:rPr>
              <w:t>Call Incidence Parameters</w:t>
            </w:r>
          </w:p>
        </w:tc>
        <w:tc>
          <w:tcPr>
            <w:tcW w:w="1260" w:type="dxa"/>
            <w:tcBorders>
              <w:top w:val="nil"/>
              <w:left w:val="nil"/>
              <w:bottom w:val="single" w:sz="4" w:space="0" w:color="auto"/>
              <w:right w:val="single" w:sz="4" w:space="0" w:color="auto"/>
            </w:tcBorders>
            <w:shd w:val="clear" w:color="auto" w:fill="auto"/>
            <w:noWrap/>
            <w:vAlign w:val="bottom"/>
            <w:hideMark/>
          </w:tcPr>
          <w:p w14:paraId="590195BE" w14:textId="77777777" w:rsidR="00F7156F" w:rsidRPr="00F7156F" w:rsidRDefault="00F7156F" w:rsidP="00F7156F">
            <w:pPr>
              <w:jc w:val="center"/>
              <w:rPr>
                <w:rFonts w:ascii="Calibri" w:hAnsi="Calibri"/>
                <w:color w:val="000000"/>
                <w:szCs w:val="22"/>
                <w:lang w:val="en-US"/>
              </w:rPr>
            </w:pPr>
            <w:r w:rsidRPr="00F7156F">
              <w:rPr>
                <w:rFonts w:ascii="Calibri" w:hAnsi="Calibri"/>
                <w:color w:val="000000"/>
                <w:szCs w:val="22"/>
                <w:lang w:val="en-US"/>
              </w:rPr>
              <w:t>Good cells</w:t>
            </w:r>
          </w:p>
        </w:tc>
        <w:tc>
          <w:tcPr>
            <w:tcW w:w="1229" w:type="dxa"/>
            <w:tcBorders>
              <w:top w:val="nil"/>
              <w:left w:val="nil"/>
              <w:bottom w:val="single" w:sz="4" w:space="0" w:color="auto"/>
              <w:right w:val="single" w:sz="4" w:space="0" w:color="auto"/>
            </w:tcBorders>
            <w:shd w:val="clear" w:color="auto" w:fill="auto"/>
            <w:noWrap/>
            <w:vAlign w:val="bottom"/>
            <w:hideMark/>
          </w:tcPr>
          <w:p w14:paraId="2CDA78E2" w14:textId="77777777" w:rsidR="00F7156F" w:rsidRPr="00F7156F" w:rsidRDefault="00F7156F" w:rsidP="00F7156F">
            <w:pPr>
              <w:jc w:val="center"/>
              <w:rPr>
                <w:rFonts w:ascii="Calibri" w:hAnsi="Calibri"/>
                <w:color w:val="000000"/>
                <w:szCs w:val="22"/>
                <w:lang w:val="en-US"/>
              </w:rPr>
            </w:pPr>
            <w:r w:rsidRPr="00F7156F">
              <w:rPr>
                <w:rFonts w:ascii="Calibri" w:hAnsi="Calibri"/>
                <w:color w:val="000000"/>
                <w:szCs w:val="22"/>
                <w:lang w:val="en-US"/>
              </w:rPr>
              <w:t>Bad Cells</w:t>
            </w:r>
          </w:p>
        </w:tc>
        <w:tc>
          <w:tcPr>
            <w:tcW w:w="1593" w:type="dxa"/>
            <w:tcBorders>
              <w:top w:val="nil"/>
              <w:left w:val="nil"/>
              <w:bottom w:val="single" w:sz="4" w:space="0" w:color="auto"/>
              <w:right w:val="single" w:sz="8" w:space="0" w:color="auto"/>
            </w:tcBorders>
            <w:shd w:val="clear" w:color="auto" w:fill="auto"/>
            <w:noWrap/>
            <w:vAlign w:val="bottom"/>
            <w:hideMark/>
          </w:tcPr>
          <w:p w14:paraId="545C4E4B" w14:textId="77777777" w:rsidR="00F7156F" w:rsidRPr="00F7156F" w:rsidRDefault="00F7156F" w:rsidP="00F7156F">
            <w:pPr>
              <w:jc w:val="center"/>
              <w:rPr>
                <w:rFonts w:ascii="Calibri" w:hAnsi="Calibri"/>
                <w:color w:val="000000"/>
                <w:szCs w:val="22"/>
                <w:lang w:val="en-US"/>
              </w:rPr>
            </w:pPr>
            <w:r w:rsidRPr="00F7156F">
              <w:rPr>
                <w:rFonts w:ascii="Calibri" w:hAnsi="Calibri"/>
                <w:color w:val="000000"/>
                <w:szCs w:val="22"/>
                <w:lang w:val="en-US"/>
              </w:rPr>
              <w:t>Ratio(Bad/Good)</w:t>
            </w:r>
          </w:p>
        </w:tc>
      </w:tr>
      <w:tr w:rsidR="00F7156F" w:rsidRPr="00F7156F" w14:paraId="6D837F16" w14:textId="77777777" w:rsidTr="00001601">
        <w:trPr>
          <w:trHeight w:val="584"/>
        </w:trPr>
        <w:tc>
          <w:tcPr>
            <w:tcW w:w="5001" w:type="dxa"/>
            <w:tcBorders>
              <w:top w:val="nil"/>
              <w:left w:val="single" w:sz="8" w:space="0" w:color="auto"/>
              <w:bottom w:val="single" w:sz="4" w:space="0" w:color="auto"/>
              <w:right w:val="single" w:sz="4" w:space="0" w:color="auto"/>
            </w:tcBorders>
            <w:shd w:val="clear" w:color="auto" w:fill="auto"/>
            <w:vAlign w:val="bottom"/>
            <w:hideMark/>
          </w:tcPr>
          <w:p w14:paraId="19162481" w14:textId="77777777" w:rsidR="00F7156F" w:rsidRPr="00F7156F" w:rsidRDefault="00F7156F" w:rsidP="00F7156F">
            <w:pPr>
              <w:rPr>
                <w:rFonts w:ascii="Calibri" w:hAnsi="Calibri"/>
                <w:color w:val="000000"/>
                <w:szCs w:val="22"/>
                <w:lang w:val="en-US"/>
              </w:rPr>
            </w:pPr>
            <w:r w:rsidRPr="00F7156F">
              <w:rPr>
                <w:rFonts w:ascii="Calibri" w:hAnsi="Calibri"/>
                <w:color w:val="000000"/>
                <w:szCs w:val="22"/>
                <w:lang w:val="en-US"/>
              </w:rPr>
              <w:t>ACCESS_FAILURE_CC_503(1:223)_VOLTE_IMS</w:t>
            </w:r>
          </w:p>
        </w:tc>
        <w:tc>
          <w:tcPr>
            <w:tcW w:w="1260" w:type="dxa"/>
            <w:tcBorders>
              <w:top w:val="nil"/>
              <w:left w:val="nil"/>
              <w:bottom w:val="single" w:sz="4" w:space="0" w:color="auto"/>
              <w:right w:val="single" w:sz="4" w:space="0" w:color="auto"/>
            </w:tcBorders>
            <w:shd w:val="clear" w:color="auto" w:fill="auto"/>
            <w:noWrap/>
            <w:vAlign w:val="bottom"/>
            <w:hideMark/>
          </w:tcPr>
          <w:p w14:paraId="01832EED" w14:textId="77777777" w:rsidR="00F7156F" w:rsidRPr="00F7156F" w:rsidRDefault="00F7156F" w:rsidP="00F7156F">
            <w:pPr>
              <w:jc w:val="right"/>
              <w:rPr>
                <w:rFonts w:ascii="Calibri" w:hAnsi="Calibri"/>
                <w:color w:val="000000"/>
                <w:szCs w:val="22"/>
                <w:lang w:val="en-US"/>
              </w:rPr>
            </w:pPr>
            <w:r w:rsidRPr="00F7156F">
              <w:rPr>
                <w:rFonts w:ascii="Calibri" w:hAnsi="Calibri"/>
                <w:color w:val="000000"/>
                <w:szCs w:val="22"/>
                <w:lang w:val="en-US"/>
              </w:rPr>
              <w:t>0.000215</w:t>
            </w:r>
          </w:p>
        </w:tc>
        <w:tc>
          <w:tcPr>
            <w:tcW w:w="1229" w:type="dxa"/>
            <w:tcBorders>
              <w:top w:val="nil"/>
              <w:left w:val="nil"/>
              <w:bottom w:val="single" w:sz="4" w:space="0" w:color="auto"/>
              <w:right w:val="single" w:sz="4" w:space="0" w:color="auto"/>
            </w:tcBorders>
            <w:shd w:val="clear" w:color="auto" w:fill="auto"/>
            <w:noWrap/>
            <w:vAlign w:val="bottom"/>
            <w:hideMark/>
          </w:tcPr>
          <w:p w14:paraId="20ABE735" w14:textId="77777777" w:rsidR="00F7156F" w:rsidRPr="00F7156F" w:rsidRDefault="00F7156F" w:rsidP="00F7156F">
            <w:pPr>
              <w:jc w:val="right"/>
              <w:rPr>
                <w:rFonts w:ascii="Calibri" w:hAnsi="Calibri"/>
                <w:color w:val="000000"/>
                <w:szCs w:val="22"/>
                <w:lang w:val="en-US"/>
              </w:rPr>
            </w:pPr>
            <w:r w:rsidRPr="00F7156F">
              <w:rPr>
                <w:rFonts w:ascii="Calibri" w:hAnsi="Calibri"/>
                <w:color w:val="000000"/>
                <w:szCs w:val="22"/>
                <w:lang w:val="en-US"/>
              </w:rPr>
              <w:t>0.031194</w:t>
            </w:r>
          </w:p>
        </w:tc>
        <w:tc>
          <w:tcPr>
            <w:tcW w:w="1593" w:type="dxa"/>
            <w:tcBorders>
              <w:top w:val="nil"/>
              <w:left w:val="nil"/>
              <w:bottom w:val="single" w:sz="4" w:space="0" w:color="auto"/>
              <w:right w:val="single" w:sz="8" w:space="0" w:color="auto"/>
            </w:tcBorders>
            <w:shd w:val="clear" w:color="auto" w:fill="auto"/>
            <w:noWrap/>
            <w:vAlign w:val="bottom"/>
            <w:hideMark/>
          </w:tcPr>
          <w:p w14:paraId="7DD19D11" w14:textId="77777777" w:rsidR="00F7156F" w:rsidRPr="00F7156F" w:rsidRDefault="00F7156F" w:rsidP="00F7156F">
            <w:pPr>
              <w:jc w:val="center"/>
              <w:rPr>
                <w:rFonts w:ascii="Calibri" w:hAnsi="Calibri"/>
                <w:color w:val="000000"/>
                <w:szCs w:val="22"/>
                <w:lang w:val="en-US"/>
              </w:rPr>
            </w:pPr>
            <w:r w:rsidRPr="00F7156F">
              <w:rPr>
                <w:rFonts w:ascii="Calibri" w:hAnsi="Calibri"/>
                <w:color w:val="000000"/>
                <w:szCs w:val="22"/>
                <w:lang w:val="en-US"/>
              </w:rPr>
              <w:t>145.24</w:t>
            </w:r>
          </w:p>
        </w:tc>
      </w:tr>
      <w:tr w:rsidR="00F7156F" w:rsidRPr="00F7156F" w14:paraId="6E947706" w14:textId="77777777" w:rsidTr="00001601">
        <w:trPr>
          <w:trHeight w:val="292"/>
        </w:trPr>
        <w:tc>
          <w:tcPr>
            <w:tcW w:w="5001" w:type="dxa"/>
            <w:tcBorders>
              <w:top w:val="nil"/>
              <w:left w:val="single" w:sz="8" w:space="0" w:color="auto"/>
              <w:bottom w:val="single" w:sz="4" w:space="0" w:color="auto"/>
              <w:right w:val="single" w:sz="4" w:space="0" w:color="auto"/>
            </w:tcBorders>
            <w:shd w:val="clear" w:color="auto" w:fill="auto"/>
            <w:vAlign w:val="bottom"/>
            <w:hideMark/>
          </w:tcPr>
          <w:p w14:paraId="68AF526B" w14:textId="77777777" w:rsidR="00F7156F" w:rsidRPr="00F7156F" w:rsidRDefault="00F7156F" w:rsidP="00F7156F">
            <w:pPr>
              <w:rPr>
                <w:rFonts w:ascii="Calibri" w:hAnsi="Calibri"/>
                <w:color w:val="000000"/>
                <w:szCs w:val="22"/>
                <w:lang w:val="en-US"/>
              </w:rPr>
            </w:pPr>
            <w:r w:rsidRPr="00F7156F">
              <w:rPr>
                <w:rFonts w:ascii="Calibri" w:hAnsi="Calibri"/>
                <w:color w:val="000000"/>
                <w:szCs w:val="22"/>
                <w:lang w:val="en-US"/>
              </w:rPr>
              <w:t>CALL_SETUP_DELAY_VOLTE_IMS</w:t>
            </w:r>
          </w:p>
        </w:tc>
        <w:tc>
          <w:tcPr>
            <w:tcW w:w="1260" w:type="dxa"/>
            <w:tcBorders>
              <w:top w:val="nil"/>
              <w:left w:val="nil"/>
              <w:bottom w:val="single" w:sz="4" w:space="0" w:color="auto"/>
              <w:right w:val="single" w:sz="4" w:space="0" w:color="auto"/>
            </w:tcBorders>
            <w:shd w:val="clear" w:color="auto" w:fill="auto"/>
            <w:noWrap/>
            <w:vAlign w:val="bottom"/>
            <w:hideMark/>
          </w:tcPr>
          <w:p w14:paraId="28F9D493" w14:textId="77777777" w:rsidR="00F7156F" w:rsidRPr="00F7156F" w:rsidRDefault="00F7156F" w:rsidP="00F7156F">
            <w:pPr>
              <w:jc w:val="right"/>
              <w:rPr>
                <w:rFonts w:ascii="Calibri" w:hAnsi="Calibri"/>
                <w:color w:val="000000"/>
                <w:szCs w:val="22"/>
                <w:lang w:val="en-US"/>
              </w:rPr>
            </w:pPr>
            <w:r w:rsidRPr="00F7156F">
              <w:rPr>
                <w:rFonts w:ascii="Calibri" w:hAnsi="Calibri"/>
                <w:color w:val="000000"/>
                <w:szCs w:val="22"/>
                <w:lang w:val="en-US"/>
              </w:rPr>
              <w:t>0.002326</w:t>
            </w:r>
          </w:p>
        </w:tc>
        <w:tc>
          <w:tcPr>
            <w:tcW w:w="1229" w:type="dxa"/>
            <w:tcBorders>
              <w:top w:val="nil"/>
              <w:left w:val="nil"/>
              <w:bottom w:val="single" w:sz="4" w:space="0" w:color="auto"/>
              <w:right w:val="single" w:sz="4" w:space="0" w:color="auto"/>
            </w:tcBorders>
            <w:shd w:val="clear" w:color="auto" w:fill="auto"/>
            <w:noWrap/>
            <w:vAlign w:val="bottom"/>
            <w:hideMark/>
          </w:tcPr>
          <w:p w14:paraId="135CCEFE" w14:textId="77777777" w:rsidR="00F7156F" w:rsidRPr="00F7156F" w:rsidRDefault="00F7156F" w:rsidP="00F7156F">
            <w:pPr>
              <w:jc w:val="right"/>
              <w:rPr>
                <w:rFonts w:ascii="Calibri" w:hAnsi="Calibri"/>
                <w:color w:val="000000"/>
                <w:szCs w:val="22"/>
                <w:lang w:val="en-US"/>
              </w:rPr>
            </w:pPr>
            <w:r w:rsidRPr="00F7156F">
              <w:rPr>
                <w:rFonts w:ascii="Calibri" w:hAnsi="Calibri"/>
                <w:color w:val="000000"/>
                <w:szCs w:val="22"/>
                <w:lang w:val="en-US"/>
              </w:rPr>
              <w:t>0.021128</w:t>
            </w:r>
          </w:p>
        </w:tc>
        <w:tc>
          <w:tcPr>
            <w:tcW w:w="1593" w:type="dxa"/>
            <w:tcBorders>
              <w:top w:val="nil"/>
              <w:left w:val="nil"/>
              <w:bottom w:val="single" w:sz="4" w:space="0" w:color="auto"/>
              <w:right w:val="single" w:sz="8" w:space="0" w:color="auto"/>
            </w:tcBorders>
            <w:shd w:val="clear" w:color="auto" w:fill="auto"/>
            <w:noWrap/>
            <w:vAlign w:val="bottom"/>
            <w:hideMark/>
          </w:tcPr>
          <w:p w14:paraId="6A7D939A" w14:textId="77777777" w:rsidR="00F7156F" w:rsidRPr="00F7156F" w:rsidRDefault="00F7156F" w:rsidP="00F7156F">
            <w:pPr>
              <w:jc w:val="center"/>
              <w:rPr>
                <w:rFonts w:ascii="Calibri" w:hAnsi="Calibri"/>
                <w:color w:val="000000"/>
                <w:szCs w:val="22"/>
                <w:lang w:val="en-US"/>
              </w:rPr>
            </w:pPr>
            <w:r w:rsidRPr="00F7156F">
              <w:rPr>
                <w:rFonts w:ascii="Calibri" w:hAnsi="Calibri"/>
                <w:color w:val="000000"/>
                <w:szCs w:val="22"/>
                <w:lang w:val="en-US"/>
              </w:rPr>
              <w:t>9.08</w:t>
            </w:r>
          </w:p>
        </w:tc>
      </w:tr>
      <w:tr w:rsidR="00F7156F" w:rsidRPr="00F7156F" w14:paraId="1669CF89" w14:textId="77777777" w:rsidTr="00001601">
        <w:trPr>
          <w:trHeight w:val="292"/>
        </w:trPr>
        <w:tc>
          <w:tcPr>
            <w:tcW w:w="5001" w:type="dxa"/>
            <w:tcBorders>
              <w:top w:val="nil"/>
              <w:left w:val="single" w:sz="8" w:space="0" w:color="auto"/>
              <w:bottom w:val="single" w:sz="4" w:space="0" w:color="auto"/>
              <w:right w:val="single" w:sz="4" w:space="0" w:color="auto"/>
            </w:tcBorders>
            <w:shd w:val="clear" w:color="auto" w:fill="auto"/>
            <w:vAlign w:val="bottom"/>
            <w:hideMark/>
          </w:tcPr>
          <w:p w14:paraId="50A71997" w14:textId="77777777" w:rsidR="00F7156F" w:rsidRPr="00F7156F" w:rsidRDefault="00F7156F" w:rsidP="00F7156F">
            <w:pPr>
              <w:rPr>
                <w:rFonts w:ascii="Calibri" w:hAnsi="Calibri"/>
                <w:color w:val="000000"/>
                <w:szCs w:val="22"/>
                <w:lang w:val="en-US"/>
              </w:rPr>
            </w:pPr>
            <w:r w:rsidRPr="00F7156F">
              <w:rPr>
                <w:rFonts w:ascii="Calibri" w:hAnsi="Calibri"/>
                <w:color w:val="000000"/>
                <w:szCs w:val="22"/>
                <w:lang w:val="en-US"/>
              </w:rPr>
              <w:t>DROP_CC_408_VOLTE_IMS</w:t>
            </w:r>
          </w:p>
        </w:tc>
        <w:tc>
          <w:tcPr>
            <w:tcW w:w="1260" w:type="dxa"/>
            <w:tcBorders>
              <w:top w:val="nil"/>
              <w:left w:val="nil"/>
              <w:bottom w:val="single" w:sz="4" w:space="0" w:color="auto"/>
              <w:right w:val="single" w:sz="4" w:space="0" w:color="auto"/>
            </w:tcBorders>
            <w:shd w:val="clear" w:color="auto" w:fill="auto"/>
            <w:noWrap/>
            <w:vAlign w:val="bottom"/>
            <w:hideMark/>
          </w:tcPr>
          <w:p w14:paraId="358D8BCD" w14:textId="77777777" w:rsidR="00F7156F" w:rsidRPr="00F7156F" w:rsidRDefault="00F7156F" w:rsidP="00F7156F">
            <w:pPr>
              <w:jc w:val="right"/>
              <w:rPr>
                <w:rFonts w:ascii="Calibri" w:hAnsi="Calibri"/>
                <w:color w:val="000000"/>
                <w:szCs w:val="22"/>
                <w:lang w:val="en-US"/>
              </w:rPr>
            </w:pPr>
            <w:r w:rsidRPr="00F7156F">
              <w:rPr>
                <w:rFonts w:ascii="Calibri" w:hAnsi="Calibri"/>
                <w:color w:val="000000"/>
                <w:szCs w:val="22"/>
                <w:lang w:val="en-US"/>
              </w:rPr>
              <w:t>0.000000</w:t>
            </w:r>
          </w:p>
        </w:tc>
        <w:tc>
          <w:tcPr>
            <w:tcW w:w="1229" w:type="dxa"/>
            <w:tcBorders>
              <w:top w:val="nil"/>
              <w:left w:val="nil"/>
              <w:bottom w:val="single" w:sz="4" w:space="0" w:color="auto"/>
              <w:right w:val="single" w:sz="4" w:space="0" w:color="auto"/>
            </w:tcBorders>
            <w:shd w:val="clear" w:color="auto" w:fill="auto"/>
            <w:noWrap/>
            <w:vAlign w:val="bottom"/>
            <w:hideMark/>
          </w:tcPr>
          <w:p w14:paraId="1238F810" w14:textId="77777777" w:rsidR="00F7156F" w:rsidRPr="00F7156F" w:rsidRDefault="00F7156F" w:rsidP="00F7156F">
            <w:pPr>
              <w:jc w:val="right"/>
              <w:rPr>
                <w:rFonts w:ascii="Calibri" w:hAnsi="Calibri"/>
                <w:color w:val="000000"/>
                <w:szCs w:val="22"/>
                <w:lang w:val="en-US"/>
              </w:rPr>
            </w:pPr>
            <w:r w:rsidRPr="00F7156F">
              <w:rPr>
                <w:rFonts w:ascii="Calibri" w:hAnsi="Calibri"/>
                <w:color w:val="000000"/>
                <w:szCs w:val="22"/>
                <w:lang w:val="en-US"/>
              </w:rPr>
              <w:t>0.002774</w:t>
            </w:r>
          </w:p>
        </w:tc>
        <w:tc>
          <w:tcPr>
            <w:tcW w:w="1593" w:type="dxa"/>
            <w:tcBorders>
              <w:top w:val="nil"/>
              <w:left w:val="nil"/>
              <w:bottom w:val="single" w:sz="4" w:space="0" w:color="auto"/>
              <w:right w:val="single" w:sz="8" w:space="0" w:color="auto"/>
            </w:tcBorders>
            <w:shd w:val="clear" w:color="auto" w:fill="auto"/>
            <w:noWrap/>
            <w:vAlign w:val="bottom"/>
            <w:hideMark/>
          </w:tcPr>
          <w:p w14:paraId="2E914752" w14:textId="77777777" w:rsidR="00F7156F" w:rsidRPr="00F7156F" w:rsidRDefault="00F7156F" w:rsidP="00F7156F">
            <w:pPr>
              <w:jc w:val="center"/>
              <w:rPr>
                <w:rFonts w:ascii="Calibri" w:hAnsi="Calibri"/>
                <w:color w:val="000000"/>
                <w:szCs w:val="22"/>
                <w:lang w:val="en-US"/>
              </w:rPr>
            </w:pPr>
            <w:r w:rsidRPr="00F7156F">
              <w:rPr>
                <w:rFonts w:ascii="Calibri" w:hAnsi="Calibri"/>
                <w:color w:val="000000"/>
                <w:szCs w:val="22"/>
                <w:lang w:val="en-US"/>
              </w:rPr>
              <w:t>-</w:t>
            </w:r>
          </w:p>
        </w:tc>
      </w:tr>
      <w:tr w:rsidR="00F7156F" w:rsidRPr="00F7156F" w14:paraId="79E079A9" w14:textId="77777777" w:rsidTr="00001601">
        <w:trPr>
          <w:trHeight w:val="292"/>
        </w:trPr>
        <w:tc>
          <w:tcPr>
            <w:tcW w:w="5001" w:type="dxa"/>
            <w:tcBorders>
              <w:top w:val="nil"/>
              <w:left w:val="single" w:sz="8" w:space="0" w:color="auto"/>
              <w:bottom w:val="single" w:sz="4" w:space="0" w:color="auto"/>
              <w:right w:val="single" w:sz="4" w:space="0" w:color="auto"/>
            </w:tcBorders>
            <w:shd w:val="clear" w:color="auto" w:fill="auto"/>
            <w:vAlign w:val="bottom"/>
            <w:hideMark/>
          </w:tcPr>
          <w:p w14:paraId="744B7DD4" w14:textId="77777777" w:rsidR="00F7156F" w:rsidRPr="00F7156F" w:rsidRDefault="00F7156F" w:rsidP="00F7156F">
            <w:pPr>
              <w:rPr>
                <w:rFonts w:ascii="Calibri" w:hAnsi="Calibri"/>
                <w:color w:val="000000"/>
                <w:szCs w:val="22"/>
                <w:lang w:val="en-US"/>
              </w:rPr>
            </w:pPr>
            <w:r w:rsidRPr="00F7156F">
              <w:rPr>
                <w:rFonts w:ascii="Calibri" w:hAnsi="Calibri"/>
                <w:color w:val="000000"/>
                <w:szCs w:val="22"/>
                <w:lang w:val="en-US"/>
              </w:rPr>
              <w:t>DROP_CC_OTHER_VOLTE_IMS</w:t>
            </w:r>
          </w:p>
        </w:tc>
        <w:tc>
          <w:tcPr>
            <w:tcW w:w="1260" w:type="dxa"/>
            <w:tcBorders>
              <w:top w:val="nil"/>
              <w:left w:val="nil"/>
              <w:bottom w:val="single" w:sz="4" w:space="0" w:color="auto"/>
              <w:right w:val="single" w:sz="4" w:space="0" w:color="auto"/>
            </w:tcBorders>
            <w:shd w:val="clear" w:color="auto" w:fill="auto"/>
            <w:noWrap/>
            <w:vAlign w:val="bottom"/>
            <w:hideMark/>
          </w:tcPr>
          <w:p w14:paraId="0F271DA9" w14:textId="77777777" w:rsidR="00F7156F" w:rsidRPr="00F7156F" w:rsidRDefault="00F7156F" w:rsidP="00F7156F">
            <w:pPr>
              <w:jc w:val="right"/>
              <w:rPr>
                <w:rFonts w:ascii="Calibri" w:hAnsi="Calibri"/>
                <w:color w:val="000000"/>
                <w:szCs w:val="22"/>
                <w:lang w:val="en-US"/>
              </w:rPr>
            </w:pPr>
            <w:r w:rsidRPr="00F7156F">
              <w:rPr>
                <w:rFonts w:ascii="Calibri" w:hAnsi="Calibri"/>
                <w:color w:val="000000"/>
                <w:szCs w:val="22"/>
                <w:lang w:val="en-US"/>
              </w:rPr>
              <w:t>0.000181</w:t>
            </w:r>
          </w:p>
        </w:tc>
        <w:tc>
          <w:tcPr>
            <w:tcW w:w="1229" w:type="dxa"/>
            <w:tcBorders>
              <w:top w:val="nil"/>
              <w:left w:val="nil"/>
              <w:bottom w:val="single" w:sz="4" w:space="0" w:color="auto"/>
              <w:right w:val="single" w:sz="4" w:space="0" w:color="auto"/>
            </w:tcBorders>
            <w:shd w:val="clear" w:color="auto" w:fill="auto"/>
            <w:noWrap/>
            <w:vAlign w:val="bottom"/>
            <w:hideMark/>
          </w:tcPr>
          <w:p w14:paraId="6AA9A8BF" w14:textId="77777777" w:rsidR="00F7156F" w:rsidRPr="00F7156F" w:rsidRDefault="00F7156F" w:rsidP="00F7156F">
            <w:pPr>
              <w:jc w:val="right"/>
              <w:rPr>
                <w:rFonts w:ascii="Calibri" w:hAnsi="Calibri"/>
                <w:color w:val="000000"/>
                <w:szCs w:val="22"/>
                <w:lang w:val="en-US"/>
              </w:rPr>
            </w:pPr>
            <w:r w:rsidRPr="00F7156F">
              <w:rPr>
                <w:rFonts w:ascii="Calibri" w:hAnsi="Calibri"/>
                <w:color w:val="000000"/>
                <w:szCs w:val="22"/>
                <w:lang w:val="en-US"/>
              </w:rPr>
              <w:t>0.000121</w:t>
            </w:r>
          </w:p>
        </w:tc>
        <w:tc>
          <w:tcPr>
            <w:tcW w:w="1593" w:type="dxa"/>
            <w:tcBorders>
              <w:top w:val="nil"/>
              <w:left w:val="nil"/>
              <w:bottom w:val="single" w:sz="4" w:space="0" w:color="auto"/>
              <w:right w:val="single" w:sz="8" w:space="0" w:color="auto"/>
            </w:tcBorders>
            <w:shd w:val="clear" w:color="auto" w:fill="auto"/>
            <w:noWrap/>
            <w:vAlign w:val="bottom"/>
            <w:hideMark/>
          </w:tcPr>
          <w:p w14:paraId="09BB84C0" w14:textId="77777777" w:rsidR="00F7156F" w:rsidRPr="00F7156F" w:rsidRDefault="00F7156F" w:rsidP="00F7156F">
            <w:pPr>
              <w:jc w:val="center"/>
              <w:rPr>
                <w:rFonts w:ascii="Calibri" w:hAnsi="Calibri"/>
                <w:color w:val="000000"/>
                <w:szCs w:val="22"/>
                <w:lang w:val="en-US"/>
              </w:rPr>
            </w:pPr>
            <w:r w:rsidRPr="00F7156F">
              <w:rPr>
                <w:rFonts w:ascii="Calibri" w:hAnsi="Calibri"/>
                <w:color w:val="000000"/>
                <w:szCs w:val="22"/>
                <w:lang w:val="en-US"/>
              </w:rPr>
              <w:t>0.67</w:t>
            </w:r>
          </w:p>
        </w:tc>
      </w:tr>
      <w:tr w:rsidR="00F7156F" w:rsidRPr="00F7156F" w14:paraId="6C130E3E" w14:textId="77777777" w:rsidTr="00001601">
        <w:trPr>
          <w:trHeight w:val="292"/>
        </w:trPr>
        <w:tc>
          <w:tcPr>
            <w:tcW w:w="5001" w:type="dxa"/>
            <w:tcBorders>
              <w:top w:val="nil"/>
              <w:left w:val="single" w:sz="8" w:space="0" w:color="auto"/>
              <w:bottom w:val="single" w:sz="4" w:space="0" w:color="auto"/>
              <w:right w:val="single" w:sz="4" w:space="0" w:color="auto"/>
            </w:tcBorders>
            <w:shd w:val="clear" w:color="auto" w:fill="auto"/>
            <w:vAlign w:val="bottom"/>
            <w:hideMark/>
          </w:tcPr>
          <w:p w14:paraId="33A84646" w14:textId="77777777" w:rsidR="00F7156F" w:rsidRPr="00F7156F" w:rsidRDefault="00F7156F" w:rsidP="00F7156F">
            <w:pPr>
              <w:rPr>
                <w:rFonts w:ascii="Calibri" w:hAnsi="Calibri"/>
                <w:color w:val="000000"/>
                <w:szCs w:val="22"/>
                <w:lang w:val="en-US"/>
              </w:rPr>
            </w:pPr>
            <w:r w:rsidRPr="00F7156F">
              <w:rPr>
                <w:rFonts w:ascii="Calibri" w:hAnsi="Calibri"/>
                <w:color w:val="000000"/>
                <w:szCs w:val="22"/>
                <w:lang w:val="en-US"/>
              </w:rPr>
              <w:t>GARBLING_VOLTE_VOICE</w:t>
            </w:r>
          </w:p>
        </w:tc>
        <w:tc>
          <w:tcPr>
            <w:tcW w:w="1260" w:type="dxa"/>
            <w:tcBorders>
              <w:top w:val="nil"/>
              <w:left w:val="nil"/>
              <w:bottom w:val="single" w:sz="4" w:space="0" w:color="auto"/>
              <w:right w:val="single" w:sz="4" w:space="0" w:color="auto"/>
            </w:tcBorders>
            <w:shd w:val="clear" w:color="auto" w:fill="auto"/>
            <w:noWrap/>
            <w:vAlign w:val="bottom"/>
            <w:hideMark/>
          </w:tcPr>
          <w:p w14:paraId="599CCB43" w14:textId="77777777" w:rsidR="00F7156F" w:rsidRPr="00F7156F" w:rsidRDefault="00F7156F" w:rsidP="00F7156F">
            <w:pPr>
              <w:jc w:val="right"/>
              <w:rPr>
                <w:rFonts w:ascii="Calibri" w:hAnsi="Calibri"/>
                <w:color w:val="000000"/>
                <w:szCs w:val="22"/>
                <w:lang w:val="en-US"/>
              </w:rPr>
            </w:pPr>
            <w:r w:rsidRPr="00F7156F">
              <w:rPr>
                <w:rFonts w:ascii="Calibri" w:hAnsi="Calibri"/>
                <w:color w:val="000000"/>
                <w:szCs w:val="22"/>
                <w:lang w:val="en-US"/>
              </w:rPr>
              <w:t>0.020830</w:t>
            </w:r>
          </w:p>
        </w:tc>
        <w:tc>
          <w:tcPr>
            <w:tcW w:w="1229" w:type="dxa"/>
            <w:tcBorders>
              <w:top w:val="nil"/>
              <w:left w:val="nil"/>
              <w:bottom w:val="single" w:sz="4" w:space="0" w:color="auto"/>
              <w:right w:val="single" w:sz="4" w:space="0" w:color="auto"/>
            </w:tcBorders>
            <w:shd w:val="clear" w:color="auto" w:fill="auto"/>
            <w:noWrap/>
            <w:vAlign w:val="bottom"/>
            <w:hideMark/>
          </w:tcPr>
          <w:p w14:paraId="6F2EAF64" w14:textId="77777777" w:rsidR="00F7156F" w:rsidRPr="00F7156F" w:rsidRDefault="00F7156F" w:rsidP="00F7156F">
            <w:pPr>
              <w:jc w:val="right"/>
              <w:rPr>
                <w:rFonts w:ascii="Calibri" w:hAnsi="Calibri"/>
                <w:color w:val="000000"/>
                <w:szCs w:val="22"/>
                <w:lang w:val="en-US"/>
              </w:rPr>
            </w:pPr>
            <w:r w:rsidRPr="00F7156F">
              <w:rPr>
                <w:rFonts w:ascii="Calibri" w:hAnsi="Calibri"/>
                <w:color w:val="000000"/>
                <w:szCs w:val="22"/>
                <w:lang w:val="en-US"/>
              </w:rPr>
              <w:t>2.027047</w:t>
            </w:r>
          </w:p>
        </w:tc>
        <w:tc>
          <w:tcPr>
            <w:tcW w:w="1593" w:type="dxa"/>
            <w:tcBorders>
              <w:top w:val="nil"/>
              <w:left w:val="nil"/>
              <w:bottom w:val="single" w:sz="4" w:space="0" w:color="auto"/>
              <w:right w:val="single" w:sz="8" w:space="0" w:color="auto"/>
            </w:tcBorders>
            <w:shd w:val="clear" w:color="auto" w:fill="auto"/>
            <w:noWrap/>
            <w:vAlign w:val="bottom"/>
            <w:hideMark/>
          </w:tcPr>
          <w:p w14:paraId="6D0B784D" w14:textId="77777777" w:rsidR="00F7156F" w:rsidRPr="00F7156F" w:rsidRDefault="00F7156F" w:rsidP="00F7156F">
            <w:pPr>
              <w:jc w:val="center"/>
              <w:rPr>
                <w:rFonts w:ascii="Calibri" w:hAnsi="Calibri"/>
                <w:color w:val="000000"/>
                <w:szCs w:val="22"/>
                <w:lang w:val="en-US"/>
              </w:rPr>
            </w:pPr>
            <w:r w:rsidRPr="00F7156F">
              <w:rPr>
                <w:rFonts w:ascii="Calibri" w:hAnsi="Calibri"/>
                <w:color w:val="000000"/>
                <w:szCs w:val="22"/>
                <w:lang w:val="en-US"/>
              </w:rPr>
              <w:t>97.31</w:t>
            </w:r>
          </w:p>
        </w:tc>
      </w:tr>
      <w:tr w:rsidR="00F7156F" w:rsidRPr="00F7156F" w14:paraId="6F6D471F" w14:textId="77777777" w:rsidTr="00001601">
        <w:trPr>
          <w:trHeight w:val="584"/>
        </w:trPr>
        <w:tc>
          <w:tcPr>
            <w:tcW w:w="5001" w:type="dxa"/>
            <w:tcBorders>
              <w:top w:val="nil"/>
              <w:left w:val="single" w:sz="8" w:space="0" w:color="auto"/>
              <w:bottom w:val="single" w:sz="4" w:space="0" w:color="auto"/>
              <w:right w:val="single" w:sz="4" w:space="0" w:color="auto"/>
            </w:tcBorders>
            <w:shd w:val="clear" w:color="auto" w:fill="auto"/>
            <w:vAlign w:val="bottom"/>
            <w:hideMark/>
          </w:tcPr>
          <w:p w14:paraId="32164C7F" w14:textId="77777777" w:rsidR="00F7156F" w:rsidRPr="00F7156F" w:rsidRDefault="00F7156F" w:rsidP="00F7156F">
            <w:pPr>
              <w:rPr>
                <w:rFonts w:ascii="Calibri" w:hAnsi="Calibri"/>
                <w:color w:val="000000"/>
                <w:szCs w:val="22"/>
                <w:lang w:val="en-US"/>
              </w:rPr>
            </w:pPr>
            <w:r w:rsidRPr="00F7156F">
              <w:rPr>
                <w:rFonts w:ascii="Calibri" w:hAnsi="Calibri"/>
                <w:color w:val="000000"/>
                <w:szCs w:val="22"/>
                <w:lang w:val="en-US"/>
              </w:rPr>
              <w:t>IMMEDIATE_VOLUNTARY_DROP_DUE_TO_MEDIA_STOP_VOLTE</w:t>
            </w:r>
          </w:p>
        </w:tc>
        <w:tc>
          <w:tcPr>
            <w:tcW w:w="1260" w:type="dxa"/>
            <w:tcBorders>
              <w:top w:val="nil"/>
              <w:left w:val="nil"/>
              <w:bottom w:val="single" w:sz="4" w:space="0" w:color="auto"/>
              <w:right w:val="single" w:sz="4" w:space="0" w:color="auto"/>
            </w:tcBorders>
            <w:shd w:val="clear" w:color="auto" w:fill="auto"/>
            <w:noWrap/>
            <w:vAlign w:val="bottom"/>
            <w:hideMark/>
          </w:tcPr>
          <w:p w14:paraId="1C81743D" w14:textId="77777777" w:rsidR="00F7156F" w:rsidRPr="00F7156F" w:rsidRDefault="00F7156F" w:rsidP="00F7156F">
            <w:pPr>
              <w:jc w:val="right"/>
              <w:rPr>
                <w:rFonts w:ascii="Calibri" w:hAnsi="Calibri"/>
                <w:color w:val="000000"/>
                <w:szCs w:val="22"/>
                <w:lang w:val="en-US"/>
              </w:rPr>
            </w:pPr>
            <w:r w:rsidRPr="00F7156F">
              <w:rPr>
                <w:rFonts w:ascii="Calibri" w:hAnsi="Calibri"/>
                <w:color w:val="000000"/>
                <w:szCs w:val="22"/>
                <w:lang w:val="en-US"/>
              </w:rPr>
              <w:t>0.000000</w:t>
            </w:r>
          </w:p>
        </w:tc>
        <w:tc>
          <w:tcPr>
            <w:tcW w:w="1229" w:type="dxa"/>
            <w:tcBorders>
              <w:top w:val="nil"/>
              <w:left w:val="nil"/>
              <w:bottom w:val="single" w:sz="4" w:space="0" w:color="auto"/>
              <w:right w:val="single" w:sz="4" w:space="0" w:color="auto"/>
            </w:tcBorders>
            <w:shd w:val="clear" w:color="auto" w:fill="auto"/>
            <w:noWrap/>
            <w:vAlign w:val="bottom"/>
            <w:hideMark/>
          </w:tcPr>
          <w:p w14:paraId="2D55024E" w14:textId="77777777" w:rsidR="00F7156F" w:rsidRPr="00F7156F" w:rsidRDefault="00F7156F" w:rsidP="00F7156F">
            <w:pPr>
              <w:jc w:val="right"/>
              <w:rPr>
                <w:rFonts w:ascii="Calibri" w:hAnsi="Calibri"/>
                <w:color w:val="000000"/>
                <w:szCs w:val="22"/>
                <w:lang w:val="en-US"/>
              </w:rPr>
            </w:pPr>
            <w:r w:rsidRPr="00F7156F">
              <w:rPr>
                <w:rFonts w:ascii="Calibri" w:hAnsi="Calibri"/>
                <w:color w:val="000000"/>
                <w:szCs w:val="22"/>
                <w:lang w:val="en-US"/>
              </w:rPr>
              <w:t>0.000252</w:t>
            </w:r>
          </w:p>
        </w:tc>
        <w:tc>
          <w:tcPr>
            <w:tcW w:w="1593" w:type="dxa"/>
            <w:tcBorders>
              <w:top w:val="nil"/>
              <w:left w:val="nil"/>
              <w:bottom w:val="single" w:sz="4" w:space="0" w:color="auto"/>
              <w:right w:val="single" w:sz="8" w:space="0" w:color="auto"/>
            </w:tcBorders>
            <w:shd w:val="clear" w:color="auto" w:fill="auto"/>
            <w:noWrap/>
            <w:vAlign w:val="bottom"/>
            <w:hideMark/>
          </w:tcPr>
          <w:p w14:paraId="31464261" w14:textId="77777777" w:rsidR="00F7156F" w:rsidRPr="00F7156F" w:rsidRDefault="00F7156F" w:rsidP="00F7156F">
            <w:pPr>
              <w:jc w:val="center"/>
              <w:rPr>
                <w:rFonts w:ascii="Calibri" w:hAnsi="Calibri"/>
                <w:color w:val="000000"/>
                <w:szCs w:val="22"/>
                <w:lang w:val="en-US"/>
              </w:rPr>
            </w:pPr>
            <w:r w:rsidRPr="00F7156F">
              <w:rPr>
                <w:rFonts w:ascii="Calibri" w:hAnsi="Calibri"/>
                <w:color w:val="000000"/>
                <w:szCs w:val="22"/>
                <w:lang w:val="en-US"/>
              </w:rPr>
              <w:t>-</w:t>
            </w:r>
          </w:p>
        </w:tc>
      </w:tr>
      <w:tr w:rsidR="00F7156F" w:rsidRPr="00F7156F" w14:paraId="53CF8D23" w14:textId="77777777" w:rsidTr="00001601">
        <w:trPr>
          <w:trHeight w:val="292"/>
        </w:trPr>
        <w:tc>
          <w:tcPr>
            <w:tcW w:w="5001" w:type="dxa"/>
            <w:tcBorders>
              <w:top w:val="nil"/>
              <w:left w:val="single" w:sz="8" w:space="0" w:color="auto"/>
              <w:bottom w:val="single" w:sz="4" w:space="0" w:color="auto"/>
              <w:right w:val="single" w:sz="4" w:space="0" w:color="auto"/>
            </w:tcBorders>
            <w:shd w:val="clear" w:color="auto" w:fill="auto"/>
            <w:vAlign w:val="bottom"/>
            <w:hideMark/>
          </w:tcPr>
          <w:p w14:paraId="4E4E5FD4" w14:textId="77777777" w:rsidR="00F7156F" w:rsidRPr="00F7156F" w:rsidRDefault="00F7156F" w:rsidP="00F7156F">
            <w:pPr>
              <w:rPr>
                <w:rFonts w:ascii="Calibri" w:hAnsi="Calibri"/>
                <w:color w:val="000000"/>
                <w:szCs w:val="22"/>
                <w:lang w:val="en-US"/>
              </w:rPr>
            </w:pPr>
            <w:r w:rsidRPr="00F7156F">
              <w:rPr>
                <w:rFonts w:ascii="Calibri" w:hAnsi="Calibri"/>
                <w:color w:val="000000"/>
                <w:szCs w:val="22"/>
                <w:lang w:val="en-US"/>
              </w:rPr>
              <w:t>MUTING_VOLTE_VOICE</w:t>
            </w:r>
          </w:p>
        </w:tc>
        <w:tc>
          <w:tcPr>
            <w:tcW w:w="1260" w:type="dxa"/>
            <w:tcBorders>
              <w:top w:val="nil"/>
              <w:left w:val="nil"/>
              <w:bottom w:val="single" w:sz="4" w:space="0" w:color="auto"/>
              <w:right w:val="single" w:sz="4" w:space="0" w:color="auto"/>
            </w:tcBorders>
            <w:shd w:val="clear" w:color="auto" w:fill="auto"/>
            <w:noWrap/>
            <w:vAlign w:val="bottom"/>
            <w:hideMark/>
          </w:tcPr>
          <w:p w14:paraId="2FBF33B0" w14:textId="77777777" w:rsidR="00F7156F" w:rsidRPr="00F7156F" w:rsidRDefault="00F7156F" w:rsidP="00F7156F">
            <w:pPr>
              <w:jc w:val="right"/>
              <w:rPr>
                <w:rFonts w:ascii="Calibri" w:hAnsi="Calibri"/>
                <w:color w:val="000000"/>
                <w:szCs w:val="22"/>
                <w:lang w:val="en-US"/>
              </w:rPr>
            </w:pPr>
            <w:r w:rsidRPr="00F7156F">
              <w:rPr>
                <w:rFonts w:ascii="Calibri" w:hAnsi="Calibri"/>
                <w:color w:val="000000"/>
                <w:szCs w:val="22"/>
                <w:lang w:val="en-US"/>
              </w:rPr>
              <w:t>0.001289</w:t>
            </w:r>
          </w:p>
        </w:tc>
        <w:tc>
          <w:tcPr>
            <w:tcW w:w="1229" w:type="dxa"/>
            <w:tcBorders>
              <w:top w:val="nil"/>
              <w:left w:val="nil"/>
              <w:bottom w:val="single" w:sz="4" w:space="0" w:color="auto"/>
              <w:right w:val="single" w:sz="4" w:space="0" w:color="auto"/>
            </w:tcBorders>
            <w:shd w:val="clear" w:color="auto" w:fill="auto"/>
            <w:noWrap/>
            <w:vAlign w:val="bottom"/>
            <w:hideMark/>
          </w:tcPr>
          <w:p w14:paraId="552EC173" w14:textId="77777777" w:rsidR="00F7156F" w:rsidRPr="00F7156F" w:rsidRDefault="00F7156F" w:rsidP="00F7156F">
            <w:pPr>
              <w:jc w:val="right"/>
              <w:rPr>
                <w:rFonts w:ascii="Calibri" w:hAnsi="Calibri"/>
                <w:color w:val="000000"/>
                <w:szCs w:val="22"/>
                <w:lang w:val="en-US"/>
              </w:rPr>
            </w:pPr>
            <w:r w:rsidRPr="00F7156F">
              <w:rPr>
                <w:rFonts w:ascii="Calibri" w:hAnsi="Calibri"/>
                <w:color w:val="000000"/>
                <w:szCs w:val="22"/>
                <w:lang w:val="en-US"/>
              </w:rPr>
              <w:t>0.226284</w:t>
            </w:r>
          </w:p>
        </w:tc>
        <w:tc>
          <w:tcPr>
            <w:tcW w:w="1593" w:type="dxa"/>
            <w:tcBorders>
              <w:top w:val="nil"/>
              <w:left w:val="nil"/>
              <w:bottom w:val="single" w:sz="4" w:space="0" w:color="auto"/>
              <w:right w:val="single" w:sz="8" w:space="0" w:color="auto"/>
            </w:tcBorders>
            <w:shd w:val="clear" w:color="auto" w:fill="auto"/>
            <w:noWrap/>
            <w:vAlign w:val="bottom"/>
            <w:hideMark/>
          </w:tcPr>
          <w:p w14:paraId="7DC042CC" w14:textId="77777777" w:rsidR="00F7156F" w:rsidRPr="00F7156F" w:rsidRDefault="00F7156F" w:rsidP="00F7156F">
            <w:pPr>
              <w:jc w:val="center"/>
              <w:rPr>
                <w:rFonts w:ascii="Calibri" w:hAnsi="Calibri"/>
                <w:color w:val="000000"/>
                <w:szCs w:val="22"/>
                <w:lang w:val="en-US"/>
              </w:rPr>
            </w:pPr>
            <w:r w:rsidRPr="00F7156F">
              <w:rPr>
                <w:rFonts w:ascii="Calibri" w:hAnsi="Calibri"/>
                <w:color w:val="000000"/>
                <w:szCs w:val="22"/>
                <w:lang w:val="en-US"/>
              </w:rPr>
              <w:t>175.50</w:t>
            </w:r>
          </w:p>
        </w:tc>
      </w:tr>
      <w:tr w:rsidR="00F7156F" w:rsidRPr="00F7156F" w14:paraId="379229C7" w14:textId="77777777" w:rsidTr="00001601">
        <w:trPr>
          <w:trHeight w:val="584"/>
        </w:trPr>
        <w:tc>
          <w:tcPr>
            <w:tcW w:w="5001" w:type="dxa"/>
            <w:tcBorders>
              <w:top w:val="nil"/>
              <w:left w:val="single" w:sz="8" w:space="0" w:color="auto"/>
              <w:bottom w:val="single" w:sz="4" w:space="0" w:color="auto"/>
              <w:right w:val="single" w:sz="4" w:space="0" w:color="auto"/>
            </w:tcBorders>
            <w:shd w:val="clear" w:color="auto" w:fill="auto"/>
            <w:vAlign w:val="bottom"/>
            <w:hideMark/>
          </w:tcPr>
          <w:p w14:paraId="5C664976" w14:textId="77777777" w:rsidR="00F7156F" w:rsidRPr="00F7156F" w:rsidRDefault="00F7156F" w:rsidP="00F7156F">
            <w:pPr>
              <w:rPr>
                <w:rFonts w:ascii="Calibri" w:hAnsi="Calibri"/>
                <w:color w:val="000000"/>
                <w:szCs w:val="22"/>
                <w:lang w:val="en-US"/>
              </w:rPr>
            </w:pPr>
            <w:r w:rsidRPr="00F7156F">
              <w:rPr>
                <w:rFonts w:ascii="Calibri" w:hAnsi="Calibri"/>
                <w:color w:val="000000"/>
                <w:szCs w:val="22"/>
                <w:lang w:val="en-US"/>
              </w:rPr>
              <w:t>SOFT_DROP_DUE_TO_MEDIA_STOP_VOLTE_IMS</w:t>
            </w:r>
          </w:p>
        </w:tc>
        <w:tc>
          <w:tcPr>
            <w:tcW w:w="1260" w:type="dxa"/>
            <w:tcBorders>
              <w:top w:val="nil"/>
              <w:left w:val="nil"/>
              <w:bottom w:val="single" w:sz="4" w:space="0" w:color="auto"/>
              <w:right w:val="single" w:sz="4" w:space="0" w:color="auto"/>
            </w:tcBorders>
            <w:shd w:val="clear" w:color="auto" w:fill="auto"/>
            <w:noWrap/>
            <w:vAlign w:val="bottom"/>
            <w:hideMark/>
          </w:tcPr>
          <w:p w14:paraId="5B1D1439" w14:textId="77777777" w:rsidR="00F7156F" w:rsidRPr="00F7156F" w:rsidRDefault="00F7156F" w:rsidP="00F7156F">
            <w:pPr>
              <w:jc w:val="right"/>
              <w:rPr>
                <w:rFonts w:ascii="Calibri" w:hAnsi="Calibri"/>
                <w:color w:val="000000"/>
                <w:szCs w:val="22"/>
                <w:lang w:val="en-US"/>
              </w:rPr>
            </w:pPr>
            <w:r w:rsidRPr="00F7156F">
              <w:rPr>
                <w:rFonts w:ascii="Calibri" w:hAnsi="Calibri"/>
                <w:color w:val="000000"/>
                <w:szCs w:val="22"/>
                <w:lang w:val="en-US"/>
              </w:rPr>
              <w:t>0.002648</w:t>
            </w:r>
          </w:p>
        </w:tc>
        <w:tc>
          <w:tcPr>
            <w:tcW w:w="1229" w:type="dxa"/>
            <w:tcBorders>
              <w:top w:val="nil"/>
              <w:left w:val="nil"/>
              <w:bottom w:val="single" w:sz="4" w:space="0" w:color="auto"/>
              <w:right w:val="single" w:sz="4" w:space="0" w:color="auto"/>
            </w:tcBorders>
            <w:shd w:val="clear" w:color="auto" w:fill="auto"/>
            <w:noWrap/>
            <w:vAlign w:val="bottom"/>
            <w:hideMark/>
          </w:tcPr>
          <w:p w14:paraId="059DBF2E" w14:textId="77777777" w:rsidR="00F7156F" w:rsidRPr="00F7156F" w:rsidRDefault="00F7156F" w:rsidP="00F7156F">
            <w:pPr>
              <w:jc w:val="right"/>
              <w:rPr>
                <w:rFonts w:ascii="Calibri" w:hAnsi="Calibri"/>
                <w:color w:val="000000"/>
                <w:szCs w:val="22"/>
                <w:lang w:val="en-US"/>
              </w:rPr>
            </w:pPr>
            <w:r w:rsidRPr="00F7156F">
              <w:rPr>
                <w:rFonts w:ascii="Calibri" w:hAnsi="Calibri"/>
                <w:color w:val="000000"/>
                <w:szCs w:val="22"/>
                <w:lang w:val="en-US"/>
              </w:rPr>
              <w:t>0.008860</w:t>
            </w:r>
          </w:p>
        </w:tc>
        <w:tc>
          <w:tcPr>
            <w:tcW w:w="1593" w:type="dxa"/>
            <w:tcBorders>
              <w:top w:val="nil"/>
              <w:left w:val="nil"/>
              <w:bottom w:val="single" w:sz="4" w:space="0" w:color="auto"/>
              <w:right w:val="single" w:sz="8" w:space="0" w:color="auto"/>
            </w:tcBorders>
            <w:shd w:val="clear" w:color="auto" w:fill="auto"/>
            <w:noWrap/>
            <w:vAlign w:val="bottom"/>
            <w:hideMark/>
          </w:tcPr>
          <w:p w14:paraId="0FBBED7A" w14:textId="77777777" w:rsidR="00F7156F" w:rsidRPr="00F7156F" w:rsidRDefault="00F7156F" w:rsidP="00F7156F">
            <w:pPr>
              <w:jc w:val="center"/>
              <w:rPr>
                <w:rFonts w:ascii="Calibri" w:hAnsi="Calibri"/>
                <w:color w:val="000000"/>
                <w:szCs w:val="22"/>
                <w:lang w:val="en-US"/>
              </w:rPr>
            </w:pPr>
            <w:r w:rsidRPr="00F7156F">
              <w:rPr>
                <w:rFonts w:ascii="Calibri" w:hAnsi="Calibri"/>
                <w:color w:val="000000"/>
                <w:szCs w:val="22"/>
                <w:lang w:val="en-US"/>
              </w:rPr>
              <w:t>3.35</w:t>
            </w:r>
          </w:p>
        </w:tc>
      </w:tr>
      <w:tr w:rsidR="00F7156F" w:rsidRPr="00F7156F" w14:paraId="23A97D6E" w14:textId="77777777" w:rsidTr="00001601">
        <w:trPr>
          <w:trHeight w:val="306"/>
        </w:trPr>
        <w:tc>
          <w:tcPr>
            <w:tcW w:w="5001" w:type="dxa"/>
            <w:tcBorders>
              <w:top w:val="nil"/>
              <w:left w:val="single" w:sz="8" w:space="0" w:color="auto"/>
              <w:bottom w:val="single" w:sz="8" w:space="0" w:color="auto"/>
              <w:right w:val="single" w:sz="4" w:space="0" w:color="auto"/>
            </w:tcBorders>
            <w:shd w:val="clear" w:color="auto" w:fill="auto"/>
            <w:vAlign w:val="bottom"/>
            <w:hideMark/>
          </w:tcPr>
          <w:p w14:paraId="7D598391" w14:textId="77777777" w:rsidR="00F7156F" w:rsidRPr="00F7156F" w:rsidRDefault="00F7156F" w:rsidP="00F7156F">
            <w:pPr>
              <w:rPr>
                <w:rFonts w:ascii="Calibri" w:hAnsi="Calibri"/>
                <w:color w:val="000000"/>
                <w:szCs w:val="22"/>
                <w:lang w:val="en-US"/>
              </w:rPr>
            </w:pPr>
            <w:r w:rsidRPr="00F7156F">
              <w:rPr>
                <w:rFonts w:ascii="Calibri" w:hAnsi="Calibri"/>
                <w:color w:val="000000"/>
                <w:szCs w:val="22"/>
                <w:lang w:val="en-US"/>
              </w:rPr>
              <w:t>hard_drop_call_503_481</w:t>
            </w:r>
          </w:p>
        </w:tc>
        <w:tc>
          <w:tcPr>
            <w:tcW w:w="1260" w:type="dxa"/>
            <w:tcBorders>
              <w:top w:val="nil"/>
              <w:left w:val="nil"/>
              <w:bottom w:val="single" w:sz="8" w:space="0" w:color="auto"/>
              <w:right w:val="single" w:sz="4" w:space="0" w:color="auto"/>
            </w:tcBorders>
            <w:shd w:val="clear" w:color="auto" w:fill="auto"/>
            <w:noWrap/>
            <w:vAlign w:val="bottom"/>
            <w:hideMark/>
          </w:tcPr>
          <w:p w14:paraId="6E194E6E" w14:textId="77777777" w:rsidR="00F7156F" w:rsidRPr="00F7156F" w:rsidRDefault="00F7156F" w:rsidP="00F7156F">
            <w:pPr>
              <w:jc w:val="right"/>
              <w:rPr>
                <w:rFonts w:ascii="Calibri" w:hAnsi="Calibri"/>
                <w:color w:val="000000"/>
                <w:szCs w:val="22"/>
                <w:lang w:val="en-US"/>
              </w:rPr>
            </w:pPr>
            <w:r w:rsidRPr="00F7156F">
              <w:rPr>
                <w:rFonts w:ascii="Calibri" w:hAnsi="Calibri"/>
                <w:color w:val="000000"/>
                <w:szCs w:val="22"/>
                <w:lang w:val="en-US"/>
              </w:rPr>
              <w:t>0.008424</w:t>
            </w:r>
          </w:p>
        </w:tc>
        <w:tc>
          <w:tcPr>
            <w:tcW w:w="1229" w:type="dxa"/>
            <w:tcBorders>
              <w:top w:val="nil"/>
              <w:left w:val="nil"/>
              <w:bottom w:val="single" w:sz="8" w:space="0" w:color="auto"/>
              <w:right w:val="single" w:sz="4" w:space="0" w:color="auto"/>
            </w:tcBorders>
            <w:shd w:val="clear" w:color="auto" w:fill="auto"/>
            <w:noWrap/>
            <w:vAlign w:val="bottom"/>
            <w:hideMark/>
          </w:tcPr>
          <w:p w14:paraId="5BE2BC6F" w14:textId="77777777" w:rsidR="00F7156F" w:rsidRPr="00F7156F" w:rsidRDefault="00F7156F" w:rsidP="00F7156F">
            <w:pPr>
              <w:jc w:val="right"/>
              <w:rPr>
                <w:rFonts w:ascii="Calibri" w:hAnsi="Calibri"/>
                <w:color w:val="000000"/>
                <w:szCs w:val="22"/>
                <w:lang w:val="en-US"/>
              </w:rPr>
            </w:pPr>
            <w:r w:rsidRPr="00F7156F">
              <w:rPr>
                <w:rFonts w:ascii="Calibri" w:hAnsi="Calibri"/>
                <w:color w:val="000000"/>
                <w:szCs w:val="22"/>
                <w:lang w:val="en-US"/>
              </w:rPr>
              <w:t>0.014672</w:t>
            </w:r>
          </w:p>
        </w:tc>
        <w:tc>
          <w:tcPr>
            <w:tcW w:w="1593" w:type="dxa"/>
            <w:tcBorders>
              <w:top w:val="nil"/>
              <w:left w:val="nil"/>
              <w:bottom w:val="single" w:sz="8" w:space="0" w:color="auto"/>
              <w:right w:val="single" w:sz="8" w:space="0" w:color="auto"/>
            </w:tcBorders>
            <w:shd w:val="clear" w:color="auto" w:fill="auto"/>
            <w:noWrap/>
            <w:vAlign w:val="bottom"/>
            <w:hideMark/>
          </w:tcPr>
          <w:p w14:paraId="2463CC83" w14:textId="77777777" w:rsidR="00F7156F" w:rsidRPr="00F7156F" w:rsidRDefault="00F7156F" w:rsidP="00DC1C61">
            <w:pPr>
              <w:keepNext/>
              <w:jc w:val="center"/>
              <w:rPr>
                <w:rFonts w:ascii="Calibri" w:hAnsi="Calibri"/>
                <w:color w:val="000000"/>
                <w:szCs w:val="22"/>
                <w:lang w:val="en-US"/>
              </w:rPr>
            </w:pPr>
            <w:r w:rsidRPr="00F7156F">
              <w:rPr>
                <w:rFonts w:ascii="Calibri" w:hAnsi="Calibri"/>
                <w:color w:val="000000"/>
                <w:szCs w:val="22"/>
                <w:lang w:val="en-US"/>
              </w:rPr>
              <w:t>1.74</w:t>
            </w:r>
          </w:p>
        </w:tc>
      </w:tr>
    </w:tbl>
    <w:p w14:paraId="3FF26C38" w14:textId="75CE0C22" w:rsidR="003D2AAA" w:rsidRDefault="00DC1C61" w:rsidP="00DC1C61">
      <w:pPr>
        <w:pStyle w:val="Caption"/>
      </w:pPr>
      <w:r>
        <w:t xml:space="preserve">                           Table </w:t>
      </w:r>
      <w:r w:rsidR="009B1024">
        <w:fldChar w:fldCharType="begin"/>
      </w:r>
      <w:r w:rsidR="009B1024">
        <w:instrText xml:space="preserve"> SEQ Table \* ARABIC </w:instrText>
      </w:r>
      <w:r w:rsidR="009B1024">
        <w:fldChar w:fldCharType="separate"/>
      </w:r>
      <w:r w:rsidR="00C850A7">
        <w:rPr>
          <w:noProof/>
        </w:rPr>
        <w:t>5</w:t>
      </w:r>
      <w:r w:rsidR="009B1024">
        <w:rPr>
          <w:noProof/>
        </w:rPr>
        <w:fldChar w:fldCharType="end"/>
      </w:r>
      <w:r>
        <w:t>: Comparison of normalized call incidence parameters for top 10 good cells and bottom 10 bad cells</w:t>
      </w:r>
      <w:r w:rsidR="00527696">
        <w:t xml:space="preserve"> of band 1900</w:t>
      </w:r>
      <w:r>
        <w:t xml:space="preserve"> </w:t>
      </w:r>
    </w:p>
    <w:p w14:paraId="7CB471EE" w14:textId="5F15AABA" w:rsidR="009B1024" w:rsidRDefault="009B1024" w:rsidP="009B1024">
      <w:pPr>
        <w:ind w:left="1304"/>
        <w:jc w:val="both"/>
        <w:rPr>
          <w:color w:val="FF0000"/>
          <w:lang w:val="en-US"/>
        </w:rPr>
      </w:pPr>
      <w:r w:rsidRPr="00F24023">
        <w:rPr>
          <w:color w:val="FF0000"/>
          <w:lang w:val="en-US"/>
        </w:rPr>
        <w:t xml:space="preserve">To get a comprehensive understanding of the </w:t>
      </w:r>
      <w:r w:rsidR="00017D2D">
        <w:rPr>
          <w:color w:val="FF0000"/>
          <w:lang w:val="en-US"/>
        </w:rPr>
        <w:t>best</w:t>
      </w:r>
      <w:r w:rsidRPr="00F24023">
        <w:rPr>
          <w:color w:val="FF0000"/>
          <w:lang w:val="en-US"/>
        </w:rPr>
        <w:t xml:space="preserve"> performing cells and the worst  performing cells we prepared the mean score for the cells with respect to the whole period i.e.  from 01 sept. 2018 till  28 Feb 2019 </w:t>
      </w:r>
      <w:r w:rsidR="00F24023" w:rsidRPr="00F24023">
        <w:rPr>
          <w:color w:val="FF0000"/>
          <w:lang w:val="en-US"/>
        </w:rPr>
        <w:t xml:space="preserve">for the 1900 band </w:t>
      </w:r>
      <w:r w:rsidRPr="00F24023">
        <w:rPr>
          <w:color w:val="FF0000"/>
          <w:lang w:val="en-US"/>
        </w:rPr>
        <w:t>. We arranged these values in the following table displaying the top 10 and the bottom 10 cells .</w:t>
      </w:r>
    </w:p>
    <w:tbl>
      <w:tblPr>
        <w:tblW w:w="3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520"/>
        <w:gridCol w:w="960"/>
      </w:tblGrid>
      <w:tr w:rsidR="00F24023" w:rsidRPr="00F24023" w14:paraId="3BCE45C6" w14:textId="77777777" w:rsidTr="00F24023">
        <w:trPr>
          <w:trHeight w:val="300"/>
          <w:jc w:val="center"/>
        </w:trPr>
        <w:tc>
          <w:tcPr>
            <w:tcW w:w="960" w:type="dxa"/>
            <w:shd w:val="clear" w:color="auto" w:fill="auto"/>
            <w:noWrap/>
            <w:vAlign w:val="bottom"/>
            <w:hideMark/>
          </w:tcPr>
          <w:p w14:paraId="3E81016B"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Rank</w:t>
            </w:r>
          </w:p>
        </w:tc>
        <w:tc>
          <w:tcPr>
            <w:tcW w:w="1520" w:type="dxa"/>
            <w:shd w:val="clear" w:color="auto" w:fill="auto"/>
            <w:noWrap/>
            <w:vAlign w:val="bottom"/>
            <w:hideMark/>
          </w:tcPr>
          <w:p w14:paraId="762045ED" w14:textId="77777777" w:rsidR="00F24023" w:rsidRPr="00F24023" w:rsidRDefault="00F24023" w:rsidP="00F24023">
            <w:pPr>
              <w:rPr>
                <w:rFonts w:ascii="Calibri" w:hAnsi="Calibri"/>
                <w:color w:val="000000"/>
                <w:szCs w:val="22"/>
                <w:lang w:val="en-US"/>
              </w:rPr>
            </w:pPr>
            <w:proofErr w:type="spellStart"/>
            <w:r w:rsidRPr="00F24023">
              <w:rPr>
                <w:rFonts w:ascii="Calibri" w:hAnsi="Calibri"/>
                <w:color w:val="000000"/>
                <w:szCs w:val="22"/>
                <w:lang w:val="en-US"/>
              </w:rPr>
              <w:t>cellname</w:t>
            </w:r>
            <w:proofErr w:type="spellEnd"/>
          </w:p>
        </w:tc>
        <w:tc>
          <w:tcPr>
            <w:tcW w:w="960" w:type="dxa"/>
            <w:shd w:val="clear" w:color="auto" w:fill="auto"/>
            <w:noWrap/>
            <w:vAlign w:val="bottom"/>
            <w:hideMark/>
          </w:tcPr>
          <w:p w14:paraId="4F27900E"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score</w:t>
            </w:r>
          </w:p>
        </w:tc>
      </w:tr>
      <w:tr w:rsidR="00F24023" w:rsidRPr="00F24023" w14:paraId="78A92514" w14:textId="77777777" w:rsidTr="00F24023">
        <w:trPr>
          <w:trHeight w:val="300"/>
          <w:jc w:val="center"/>
        </w:trPr>
        <w:tc>
          <w:tcPr>
            <w:tcW w:w="960" w:type="dxa"/>
            <w:shd w:val="clear" w:color="auto" w:fill="auto"/>
            <w:noWrap/>
            <w:vAlign w:val="bottom"/>
            <w:hideMark/>
          </w:tcPr>
          <w:p w14:paraId="73578ADA" w14:textId="6DEE6D45" w:rsidR="00F24023" w:rsidRPr="00F24023" w:rsidRDefault="00F24023" w:rsidP="00F24023">
            <w:pPr>
              <w:jc w:val="right"/>
              <w:rPr>
                <w:rFonts w:ascii="Calibri" w:hAnsi="Calibri"/>
                <w:color w:val="000000"/>
                <w:szCs w:val="22"/>
                <w:lang w:val="en-US"/>
              </w:rPr>
            </w:pPr>
            <w:r>
              <w:rPr>
                <w:rFonts w:ascii="Calibri" w:hAnsi="Calibri"/>
                <w:color w:val="000000"/>
                <w:szCs w:val="22"/>
                <w:lang w:val="en-US"/>
              </w:rPr>
              <w:t>1</w:t>
            </w:r>
          </w:p>
        </w:tc>
        <w:tc>
          <w:tcPr>
            <w:tcW w:w="1520" w:type="dxa"/>
            <w:shd w:val="clear" w:color="auto" w:fill="auto"/>
            <w:noWrap/>
            <w:vAlign w:val="bottom"/>
            <w:hideMark/>
          </w:tcPr>
          <w:p w14:paraId="0076C9CE"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BBK04025A21</w:t>
            </w:r>
          </w:p>
        </w:tc>
        <w:tc>
          <w:tcPr>
            <w:tcW w:w="960" w:type="dxa"/>
            <w:shd w:val="clear" w:color="auto" w:fill="auto"/>
            <w:noWrap/>
            <w:vAlign w:val="bottom"/>
            <w:hideMark/>
          </w:tcPr>
          <w:p w14:paraId="68289A02"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-0.48</w:t>
            </w:r>
          </w:p>
        </w:tc>
      </w:tr>
      <w:tr w:rsidR="00F24023" w:rsidRPr="00F24023" w14:paraId="45F8F581" w14:textId="77777777" w:rsidTr="00F24023">
        <w:trPr>
          <w:trHeight w:val="300"/>
          <w:jc w:val="center"/>
        </w:trPr>
        <w:tc>
          <w:tcPr>
            <w:tcW w:w="960" w:type="dxa"/>
            <w:shd w:val="clear" w:color="auto" w:fill="auto"/>
            <w:noWrap/>
            <w:vAlign w:val="bottom"/>
            <w:hideMark/>
          </w:tcPr>
          <w:p w14:paraId="0C005A38" w14:textId="7443C223" w:rsidR="00F24023" w:rsidRPr="00F24023" w:rsidRDefault="00F24023" w:rsidP="00F24023">
            <w:pPr>
              <w:jc w:val="right"/>
              <w:rPr>
                <w:rFonts w:ascii="Calibri" w:hAnsi="Calibri"/>
                <w:color w:val="000000"/>
                <w:szCs w:val="22"/>
                <w:lang w:val="en-US"/>
              </w:rPr>
            </w:pPr>
            <w:r>
              <w:rPr>
                <w:rFonts w:ascii="Calibri" w:hAnsi="Calibri"/>
                <w:color w:val="000000"/>
                <w:szCs w:val="22"/>
                <w:lang w:val="en-US"/>
              </w:rPr>
              <w:t>2</w:t>
            </w:r>
          </w:p>
        </w:tc>
        <w:tc>
          <w:tcPr>
            <w:tcW w:w="1520" w:type="dxa"/>
            <w:shd w:val="clear" w:color="auto" w:fill="auto"/>
            <w:noWrap/>
            <w:vAlign w:val="bottom"/>
            <w:hideMark/>
          </w:tcPr>
          <w:p w14:paraId="0491C3D4"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BBQ06174B31</w:t>
            </w:r>
          </w:p>
        </w:tc>
        <w:tc>
          <w:tcPr>
            <w:tcW w:w="960" w:type="dxa"/>
            <w:shd w:val="clear" w:color="auto" w:fill="auto"/>
            <w:noWrap/>
            <w:vAlign w:val="bottom"/>
            <w:hideMark/>
          </w:tcPr>
          <w:p w14:paraId="6712594E"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-0.48</w:t>
            </w:r>
          </w:p>
        </w:tc>
      </w:tr>
      <w:tr w:rsidR="00F24023" w:rsidRPr="00F24023" w14:paraId="4DAB3144" w14:textId="77777777" w:rsidTr="00F24023">
        <w:trPr>
          <w:trHeight w:val="300"/>
          <w:jc w:val="center"/>
        </w:trPr>
        <w:tc>
          <w:tcPr>
            <w:tcW w:w="960" w:type="dxa"/>
            <w:shd w:val="clear" w:color="auto" w:fill="auto"/>
            <w:noWrap/>
            <w:vAlign w:val="bottom"/>
            <w:hideMark/>
          </w:tcPr>
          <w:p w14:paraId="7AEF2C7A" w14:textId="3FD3B8B0" w:rsidR="00F24023" w:rsidRPr="00F24023" w:rsidRDefault="00F24023" w:rsidP="00F24023">
            <w:pPr>
              <w:jc w:val="right"/>
              <w:rPr>
                <w:rFonts w:ascii="Calibri" w:hAnsi="Calibri"/>
                <w:color w:val="000000"/>
                <w:szCs w:val="22"/>
                <w:lang w:val="en-US"/>
              </w:rPr>
            </w:pPr>
            <w:r>
              <w:rPr>
                <w:rFonts w:ascii="Calibri" w:hAnsi="Calibri"/>
                <w:color w:val="000000"/>
                <w:szCs w:val="22"/>
                <w:lang w:val="en-US"/>
              </w:rPr>
              <w:t>3</w:t>
            </w:r>
          </w:p>
        </w:tc>
        <w:tc>
          <w:tcPr>
            <w:tcW w:w="1520" w:type="dxa"/>
            <w:shd w:val="clear" w:color="auto" w:fill="auto"/>
            <w:noWrap/>
            <w:vAlign w:val="bottom"/>
            <w:hideMark/>
          </w:tcPr>
          <w:p w14:paraId="448A43A0"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BBK04011A11</w:t>
            </w:r>
          </w:p>
        </w:tc>
        <w:tc>
          <w:tcPr>
            <w:tcW w:w="960" w:type="dxa"/>
            <w:shd w:val="clear" w:color="auto" w:fill="auto"/>
            <w:noWrap/>
            <w:vAlign w:val="bottom"/>
            <w:hideMark/>
          </w:tcPr>
          <w:p w14:paraId="07511BFB"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-0.48</w:t>
            </w:r>
          </w:p>
        </w:tc>
      </w:tr>
      <w:tr w:rsidR="00F24023" w:rsidRPr="00F24023" w14:paraId="1A0BDA63" w14:textId="77777777" w:rsidTr="00F24023">
        <w:trPr>
          <w:trHeight w:val="300"/>
          <w:jc w:val="center"/>
        </w:trPr>
        <w:tc>
          <w:tcPr>
            <w:tcW w:w="960" w:type="dxa"/>
            <w:shd w:val="clear" w:color="auto" w:fill="auto"/>
            <w:noWrap/>
            <w:vAlign w:val="bottom"/>
            <w:hideMark/>
          </w:tcPr>
          <w:p w14:paraId="3B8DE9AD" w14:textId="0C332BC5" w:rsidR="00F24023" w:rsidRPr="00F24023" w:rsidRDefault="00F24023" w:rsidP="00F24023">
            <w:pPr>
              <w:jc w:val="right"/>
              <w:rPr>
                <w:rFonts w:ascii="Calibri" w:hAnsi="Calibri"/>
                <w:color w:val="000000"/>
                <w:szCs w:val="22"/>
                <w:lang w:val="en-US"/>
              </w:rPr>
            </w:pPr>
            <w:r>
              <w:rPr>
                <w:rFonts w:ascii="Calibri" w:hAnsi="Calibri"/>
                <w:color w:val="000000"/>
                <w:szCs w:val="22"/>
                <w:lang w:val="en-US"/>
              </w:rPr>
              <w:t>4</w:t>
            </w:r>
          </w:p>
        </w:tc>
        <w:tc>
          <w:tcPr>
            <w:tcW w:w="1520" w:type="dxa"/>
            <w:shd w:val="clear" w:color="auto" w:fill="auto"/>
            <w:noWrap/>
            <w:vAlign w:val="bottom"/>
            <w:hideMark/>
          </w:tcPr>
          <w:p w14:paraId="4E4A61DF"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BBQ04289B21</w:t>
            </w:r>
          </w:p>
        </w:tc>
        <w:tc>
          <w:tcPr>
            <w:tcW w:w="960" w:type="dxa"/>
            <w:shd w:val="clear" w:color="auto" w:fill="auto"/>
            <w:noWrap/>
            <w:vAlign w:val="bottom"/>
            <w:hideMark/>
          </w:tcPr>
          <w:p w14:paraId="1699818E"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-0.48</w:t>
            </w:r>
          </w:p>
        </w:tc>
      </w:tr>
      <w:tr w:rsidR="00F24023" w:rsidRPr="00F24023" w14:paraId="7F683832" w14:textId="77777777" w:rsidTr="00F24023">
        <w:trPr>
          <w:trHeight w:val="300"/>
          <w:jc w:val="center"/>
        </w:trPr>
        <w:tc>
          <w:tcPr>
            <w:tcW w:w="960" w:type="dxa"/>
            <w:shd w:val="clear" w:color="auto" w:fill="auto"/>
            <w:noWrap/>
            <w:vAlign w:val="bottom"/>
            <w:hideMark/>
          </w:tcPr>
          <w:p w14:paraId="53C5CB79" w14:textId="3A12FD12" w:rsidR="00F24023" w:rsidRPr="00F24023" w:rsidRDefault="00F24023" w:rsidP="00F24023">
            <w:pPr>
              <w:jc w:val="right"/>
              <w:rPr>
                <w:rFonts w:ascii="Calibri" w:hAnsi="Calibri"/>
                <w:color w:val="000000"/>
                <w:szCs w:val="22"/>
                <w:lang w:val="en-US"/>
              </w:rPr>
            </w:pPr>
            <w:r>
              <w:rPr>
                <w:rFonts w:ascii="Calibri" w:hAnsi="Calibri"/>
                <w:color w:val="000000"/>
                <w:szCs w:val="22"/>
                <w:lang w:val="en-US"/>
              </w:rPr>
              <w:t>5</w:t>
            </w:r>
          </w:p>
        </w:tc>
        <w:tc>
          <w:tcPr>
            <w:tcW w:w="1520" w:type="dxa"/>
            <w:shd w:val="clear" w:color="auto" w:fill="auto"/>
            <w:noWrap/>
            <w:vAlign w:val="bottom"/>
            <w:hideMark/>
          </w:tcPr>
          <w:p w14:paraId="661BD40B"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BBQ04288A11</w:t>
            </w:r>
          </w:p>
        </w:tc>
        <w:tc>
          <w:tcPr>
            <w:tcW w:w="960" w:type="dxa"/>
            <w:shd w:val="clear" w:color="auto" w:fill="auto"/>
            <w:noWrap/>
            <w:vAlign w:val="bottom"/>
            <w:hideMark/>
          </w:tcPr>
          <w:p w14:paraId="54A2AA33"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-0.47</w:t>
            </w:r>
          </w:p>
        </w:tc>
      </w:tr>
      <w:tr w:rsidR="00F24023" w:rsidRPr="00F24023" w14:paraId="3CE1641C" w14:textId="77777777" w:rsidTr="00F24023">
        <w:trPr>
          <w:trHeight w:val="300"/>
          <w:jc w:val="center"/>
        </w:trPr>
        <w:tc>
          <w:tcPr>
            <w:tcW w:w="960" w:type="dxa"/>
            <w:shd w:val="clear" w:color="auto" w:fill="auto"/>
            <w:noWrap/>
            <w:vAlign w:val="bottom"/>
            <w:hideMark/>
          </w:tcPr>
          <w:p w14:paraId="5C40D5EA" w14:textId="4014AF61" w:rsidR="00F24023" w:rsidRPr="00F24023" w:rsidRDefault="00F24023" w:rsidP="00F24023">
            <w:pPr>
              <w:jc w:val="right"/>
              <w:rPr>
                <w:rFonts w:ascii="Calibri" w:hAnsi="Calibri"/>
                <w:color w:val="000000"/>
                <w:szCs w:val="22"/>
                <w:lang w:val="en-US"/>
              </w:rPr>
            </w:pPr>
            <w:r>
              <w:rPr>
                <w:rFonts w:ascii="Calibri" w:hAnsi="Calibri"/>
                <w:color w:val="000000"/>
                <w:szCs w:val="22"/>
                <w:lang w:val="en-US"/>
              </w:rPr>
              <w:t>6</w:t>
            </w:r>
          </w:p>
        </w:tc>
        <w:tc>
          <w:tcPr>
            <w:tcW w:w="1520" w:type="dxa"/>
            <w:shd w:val="clear" w:color="auto" w:fill="auto"/>
            <w:noWrap/>
            <w:vAlign w:val="bottom"/>
            <w:hideMark/>
          </w:tcPr>
          <w:p w14:paraId="3E5B66AC"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BBQ04770D31</w:t>
            </w:r>
          </w:p>
        </w:tc>
        <w:tc>
          <w:tcPr>
            <w:tcW w:w="960" w:type="dxa"/>
            <w:shd w:val="clear" w:color="auto" w:fill="auto"/>
            <w:noWrap/>
            <w:vAlign w:val="bottom"/>
            <w:hideMark/>
          </w:tcPr>
          <w:p w14:paraId="537EA734"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-0.46</w:t>
            </w:r>
          </w:p>
        </w:tc>
      </w:tr>
      <w:tr w:rsidR="00F24023" w:rsidRPr="00F24023" w14:paraId="631F77BB" w14:textId="77777777" w:rsidTr="00F24023">
        <w:trPr>
          <w:trHeight w:val="300"/>
          <w:jc w:val="center"/>
        </w:trPr>
        <w:tc>
          <w:tcPr>
            <w:tcW w:w="960" w:type="dxa"/>
            <w:shd w:val="clear" w:color="auto" w:fill="auto"/>
            <w:noWrap/>
            <w:vAlign w:val="bottom"/>
            <w:hideMark/>
          </w:tcPr>
          <w:p w14:paraId="2DCA676E" w14:textId="2469AC0B" w:rsidR="00F24023" w:rsidRPr="00F24023" w:rsidRDefault="00F24023" w:rsidP="00F24023">
            <w:pPr>
              <w:jc w:val="right"/>
              <w:rPr>
                <w:rFonts w:ascii="Calibri" w:hAnsi="Calibri"/>
                <w:color w:val="000000"/>
                <w:szCs w:val="22"/>
                <w:lang w:val="en-US"/>
              </w:rPr>
            </w:pPr>
            <w:r>
              <w:rPr>
                <w:rFonts w:ascii="Calibri" w:hAnsi="Calibri"/>
                <w:color w:val="000000"/>
                <w:szCs w:val="22"/>
                <w:lang w:val="en-US"/>
              </w:rPr>
              <w:t>7</w:t>
            </w:r>
          </w:p>
        </w:tc>
        <w:tc>
          <w:tcPr>
            <w:tcW w:w="1520" w:type="dxa"/>
            <w:shd w:val="clear" w:color="auto" w:fill="auto"/>
            <w:noWrap/>
            <w:vAlign w:val="bottom"/>
            <w:hideMark/>
          </w:tcPr>
          <w:p w14:paraId="48EEB7F5"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BBQ06174B11</w:t>
            </w:r>
          </w:p>
        </w:tc>
        <w:tc>
          <w:tcPr>
            <w:tcW w:w="960" w:type="dxa"/>
            <w:shd w:val="clear" w:color="auto" w:fill="auto"/>
            <w:noWrap/>
            <w:vAlign w:val="bottom"/>
            <w:hideMark/>
          </w:tcPr>
          <w:p w14:paraId="09141969"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-0.46</w:t>
            </w:r>
          </w:p>
        </w:tc>
      </w:tr>
      <w:tr w:rsidR="00F24023" w:rsidRPr="00F24023" w14:paraId="12BADA0B" w14:textId="77777777" w:rsidTr="00F24023">
        <w:trPr>
          <w:trHeight w:val="300"/>
          <w:jc w:val="center"/>
        </w:trPr>
        <w:tc>
          <w:tcPr>
            <w:tcW w:w="960" w:type="dxa"/>
            <w:shd w:val="clear" w:color="auto" w:fill="auto"/>
            <w:noWrap/>
            <w:vAlign w:val="bottom"/>
            <w:hideMark/>
          </w:tcPr>
          <w:p w14:paraId="49412FAD" w14:textId="1210F077" w:rsidR="00F24023" w:rsidRPr="00F24023" w:rsidRDefault="00F24023" w:rsidP="00F24023">
            <w:pPr>
              <w:jc w:val="right"/>
              <w:rPr>
                <w:rFonts w:ascii="Calibri" w:hAnsi="Calibri"/>
                <w:color w:val="000000"/>
                <w:szCs w:val="22"/>
                <w:lang w:val="en-US"/>
              </w:rPr>
            </w:pPr>
            <w:r>
              <w:rPr>
                <w:rFonts w:ascii="Calibri" w:hAnsi="Calibri"/>
                <w:color w:val="000000"/>
                <w:szCs w:val="22"/>
                <w:lang w:val="en-US"/>
              </w:rPr>
              <w:t>8</w:t>
            </w:r>
          </w:p>
        </w:tc>
        <w:tc>
          <w:tcPr>
            <w:tcW w:w="1520" w:type="dxa"/>
            <w:shd w:val="clear" w:color="auto" w:fill="auto"/>
            <w:noWrap/>
            <w:vAlign w:val="bottom"/>
            <w:hideMark/>
          </w:tcPr>
          <w:p w14:paraId="64CEEB85"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BBQ06111E31</w:t>
            </w:r>
          </w:p>
        </w:tc>
        <w:tc>
          <w:tcPr>
            <w:tcW w:w="960" w:type="dxa"/>
            <w:shd w:val="clear" w:color="auto" w:fill="auto"/>
            <w:noWrap/>
            <w:vAlign w:val="bottom"/>
            <w:hideMark/>
          </w:tcPr>
          <w:p w14:paraId="712E27D4"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-0.46</w:t>
            </w:r>
          </w:p>
        </w:tc>
      </w:tr>
      <w:tr w:rsidR="00F24023" w:rsidRPr="00F24023" w14:paraId="5DEC3F65" w14:textId="77777777" w:rsidTr="00F24023">
        <w:trPr>
          <w:trHeight w:val="300"/>
          <w:jc w:val="center"/>
        </w:trPr>
        <w:tc>
          <w:tcPr>
            <w:tcW w:w="960" w:type="dxa"/>
            <w:shd w:val="clear" w:color="auto" w:fill="auto"/>
            <w:noWrap/>
            <w:vAlign w:val="bottom"/>
            <w:hideMark/>
          </w:tcPr>
          <w:p w14:paraId="254B8C5F" w14:textId="4BE47F02" w:rsidR="00F24023" w:rsidRPr="00F24023" w:rsidRDefault="00F24023" w:rsidP="00F24023">
            <w:pPr>
              <w:jc w:val="right"/>
              <w:rPr>
                <w:rFonts w:ascii="Calibri" w:hAnsi="Calibri"/>
                <w:color w:val="000000"/>
                <w:szCs w:val="22"/>
                <w:lang w:val="en-US"/>
              </w:rPr>
            </w:pPr>
            <w:r>
              <w:rPr>
                <w:rFonts w:ascii="Calibri" w:hAnsi="Calibri"/>
                <w:color w:val="000000"/>
                <w:szCs w:val="22"/>
                <w:lang w:val="en-US"/>
              </w:rPr>
              <w:t>9</w:t>
            </w:r>
          </w:p>
        </w:tc>
        <w:tc>
          <w:tcPr>
            <w:tcW w:w="1520" w:type="dxa"/>
            <w:shd w:val="clear" w:color="auto" w:fill="auto"/>
            <w:noWrap/>
            <w:vAlign w:val="bottom"/>
            <w:hideMark/>
          </w:tcPr>
          <w:p w14:paraId="5E54F113"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BBQ04796C11</w:t>
            </w:r>
          </w:p>
        </w:tc>
        <w:tc>
          <w:tcPr>
            <w:tcW w:w="960" w:type="dxa"/>
            <w:shd w:val="clear" w:color="auto" w:fill="auto"/>
            <w:noWrap/>
            <w:vAlign w:val="bottom"/>
            <w:hideMark/>
          </w:tcPr>
          <w:p w14:paraId="7BB15A90"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-0.46</w:t>
            </w:r>
          </w:p>
        </w:tc>
      </w:tr>
      <w:tr w:rsidR="00F24023" w:rsidRPr="00F24023" w14:paraId="5B691068" w14:textId="77777777" w:rsidTr="00F24023">
        <w:trPr>
          <w:trHeight w:val="300"/>
          <w:jc w:val="center"/>
        </w:trPr>
        <w:tc>
          <w:tcPr>
            <w:tcW w:w="960" w:type="dxa"/>
            <w:shd w:val="clear" w:color="auto" w:fill="auto"/>
            <w:noWrap/>
            <w:vAlign w:val="bottom"/>
            <w:hideMark/>
          </w:tcPr>
          <w:p w14:paraId="4B48F3E9" w14:textId="53EBDA40" w:rsidR="00F24023" w:rsidRPr="00F24023" w:rsidRDefault="00F24023" w:rsidP="00F24023">
            <w:pPr>
              <w:jc w:val="right"/>
              <w:rPr>
                <w:rFonts w:ascii="Calibri" w:hAnsi="Calibri"/>
                <w:color w:val="000000"/>
                <w:szCs w:val="22"/>
                <w:lang w:val="en-US"/>
              </w:rPr>
            </w:pPr>
            <w:r>
              <w:rPr>
                <w:rFonts w:ascii="Calibri" w:hAnsi="Calibri"/>
                <w:color w:val="000000"/>
                <w:szCs w:val="22"/>
                <w:lang w:val="en-US"/>
              </w:rPr>
              <w:t>10</w:t>
            </w:r>
          </w:p>
        </w:tc>
        <w:tc>
          <w:tcPr>
            <w:tcW w:w="1520" w:type="dxa"/>
            <w:shd w:val="clear" w:color="auto" w:fill="auto"/>
            <w:noWrap/>
            <w:vAlign w:val="bottom"/>
            <w:hideMark/>
          </w:tcPr>
          <w:p w14:paraId="48C212E7"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BBQ04254A21</w:t>
            </w:r>
          </w:p>
        </w:tc>
        <w:tc>
          <w:tcPr>
            <w:tcW w:w="960" w:type="dxa"/>
            <w:shd w:val="clear" w:color="auto" w:fill="auto"/>
            <w:noWrap/>
            <w:vAlign w:val="bottom"/>
            <w:hideMark/>
          </w:tcPr>
          <w:p w14:paraId="585BF8EA"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-0.46</w:t>
            </w:r>
          </w:p>
        </w:tc>
      </w:tr>
      <w:tr w:rsidR="00F24023" w:rsidRPr="00F24023" w14:paraId="48ADF41B" w14:textId="77777777" w:rsidTr="00F24023">
        <w:trPr>
          <w:trHeight w:val="300"/>
          <w:jc w:val="center"/>
        </w:trPr>
        <w:tc>
          <w:tcPr>
            <w:tcW w:w="960" w:type="dxa"/>
            <w:shd w:val="clear" w:color="auto" w:fill="auto"/>
            <w:noWrap/>
            <w:vAlign w:val="bottom"/>
            <w:hideMark/>
          </w:tcPr>
          <w:p w14:paraId="547921D6"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2191</w:t>
            </w:r>
          </w:p>
        </w:tc>
        <w:tc>
          <w:tcPr>
            <w:tcW w:w="1520" w:type="dxa"/>
            <w:shd w:val="clear" w:color="auto" w:fill="auto"/>
            <w:noWrap/>
            <w:vAlign w:val="bottom"/>
            <w:hideMark/>
          </w:tcPr>
          <w:p w14:paraId="4613FC4A"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BNY01724A21</w:t>
            </w:r>
          </w:p>
        </w:tc>
        <w:tc>
          <w:tcPr>
            <w:tcW w:w="960" w:type="dxa"/>
            <w:shd w:val="clear" w:color="auto" w:fill="auto"/>
            <w:noWrap/>
            <w:vAlign w:val="bottom"/>
            <w:hideMark/>
          </w:tcPr>
          <w:p w14:paraId="07C26BCB"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3.25</w:t>
            </w:r>
          </w:p>
        </w:tc>
      </w:tr>
      <w:tr w:rsidR="00F24023" w:rsidRPr="00F24023" w14:paraId="3478377F" w14:textId="77777777" w:rsidTr="00F24023">
        <w:trPr>
          <w:trHeight w:val="300"/>
          <w:jc w:val="center"/>
        </w:trPr>
        <w:tc>
          <w:tcPr>
            <w:tcW w:w="960" w:type="dxa"/>
            <w:shd w:val="clear" w:color="auto" w:fill="auto"/>
            <w:noWrap/>
            <w:vAlign w:val="bottom"/>
            <w:hideMark/>
          </w:tcPr>
          <w:p w14:paraId="547A93D6"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2192</w:t>
            </w:r>
          </w:p>
        </w:tc>
        <w:tc>
          <w:tcPr>
            <w:tcW w:w="1520" w:type="dxa"/>
            <w:shd w:val="clear" w:color="auto" w:fill="auto"/>
            <w:noWrap/>
            <w:vAlign w:val="bottom"/>
            <w:hideMark/>
          </w:tcPr>
          <w:p w14:paraId="7D866563"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BBQ06007B31</w:t>
            </w:r>
          </w:p>
        </w:tc>
        <w:tc>
          <w:tcPr>
            <w:tcW w:w="960" w:type="dxa"/>
            <w:shd w:val="clear" w:color="auto" w:fill="auto"/>
            <w:noWrap/>
            <w:vAlign w:val="bottom"/>
            <w:hideMark/>
          </w:tcPr>
          <w:p w14:paraId="27EC6F57"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3.31</w:t>
            </w:r>
          </w:p>
        </w:tc>
      </w:tr>
      <w:tr w:rsidR="00F24023" w:rsidRPr="00F24023" w14:paraId="686C7DEF" w14:textId="77777777" w:rsidTr="00F24023">
        <w:trPr>
          <w:trHeight w:val="300"/>
          <w:jc w:val="center"/>
        </w:trPr>
        <w:tc>
          <w:tcPr>
            <w:tcW w:w="960" w:type="dxa"/>
            <w:shd w:val="clear" w:color="auto" w:fill="auto"/>
            <w:noWrap/>
            <w:vAlign w:val="bottom"/>
            <w:hideMark/>
          </w:tcPr>
          <w:p w14:paraId="02F5C348"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2193</w:t>
            </w:r>
          </w:p>
        </w:tc>
        <w:tc>
          <w:tcPr>
            <w:tcW w:w="1520" w:type="dxa"/>
            <w:shd w:val="clear" w:color="auto" w:fill="auto"/>
            <w:noWrap/>
            <w:vAlign w:val="bottom"/>
            <w:hideMark/>
          </w:tcPr>
          <w:p w14:paraId="295140DA"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BNY01639A41</w:t>
            </w:r>
          </w:p>
        </w:tc>
        <w:tc>
          <w:tcPr>
            <w:tcW w:w="960" w:type="dxa"/>
            <w:shd w:val="clear" w:color="auto" w:fill="auto"/>
            <w:noWrap/>
            <w:vAlign w:val="bottom"/>
            <w:hideMark/>
          </w:tcPr>
          <w:p w14:paraId="2D31BEAB"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3.32</w:t>
            </w:r>
          </w:p>
        </w:tc>
      </w:tr>
      <w:tr w:rsidR="00F24023" w:rsidRPr="00F24023" w14:paraId="5F2E0992" w14:textId="77777777" w:rsidTr="00F24023">
        <w:trPr>
          <w:trHeight w:val="300"/>
          <w:jc w:val="center"/>
        </w:trPr>
        <w:tc>
          <w:tcPr>
            <w:tcW w:w="960" w:type="dxa"/>
            <w:shd w:val="clear" w:color="auto" w:fill="auto"/>
            <w:noWrap/>
            <w:vAlign w:val="bottom"/>
            <w:hideMark/>
          </w:tcPr>
          <w:p w14:paraId="25283588"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2194</w:t>
            </w:r>
          </w:p>
        </w:tc>
        <w:tc>
          <w:tcPr>
            <w:tcW w:w="1520" w:type="dxa"/>
            <w:shd w:val="clear" w:color="auto" w:fill="auto"/>
            <w:noWrap/>
            <w:vAlign w:val="bottom"/>
            <w:hideMark/>
          </w:tcPr>
          <w:p w14:paraId="129A77FA"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BNY01996A11</w:t>
            </w:r>
          </w:p>
        </w:tc>
        <w:tc>
          <w:tcPr>
            <w:tcW w:w="960" w:type="dxa"/>
            <w:shd w:val="clear" w:color="auto" w:fill="auto"/>
            <w:noWrap/>
            <w:vAlign w:val="bottom"/>
            <w:hideMark/>
          </w:tcPr>
          <w:p w14:paraId="4AF975EE"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3.57</w:t>
            </w:r>
          </w:p>
        </w:tc>
      </w:tr>
      <w:tr w:rsidR="00F24023" w:rsidRPr="00F24023" w14:paraId="5AF89198" w14:textId="77777777" w:rsidTr="00F24023">
        <w:trPr>
          <w:trHeight w:val="300"/>
          <w:jc w:val="center"/>
        </w:trPr>
        <w:tc>
          <w:tcPr>
            <w:tcW w:w="960" w:type="dxa"/>
            <w:shd w:val="clear" w:color="auto" w:fill="auto"/>
            <w:noWrap/>
            <w:vAlign w:val="bottom"/>
            <w:hideMark/>
          </w:tcPr>
          <w:p w14:paraId="04320547"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2195</w:t>
            </w:r>
          </w:p>
        </w:tc>
        <w:tc>
          <w:tcPr>
            <w:tcW w:w="1520" w:type="dxa"/>
            <w:shd w:val="clear" w:color="auto" w:fill="auto"/>
            <w:noWrap/>
            <w:vAlign w:val="bottom"/>
            <w:hideMark/>
          </w:tcPr>
          <w:p w14:paraId="0E01231A"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BNY02796A31</w:t>
            </w:r>
          </w:p>
        </w:tc>
        <w:tc>
          <w:tcPr>
            <w:tcW w:w="960" w:type="dxa"/>
            <w:shd w:val="clear" w:color="auto" w:fill="auto"/>
            <w:noWrap/>
            <w:vAlign w:val="bottom"/>
            <w:hideMark/>
          </w:tcPr>
          <w:p w14:paraId="5CAC59A9"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4.06</w:t>
            </w:r>
          </w:p>
        </w:tc>
      </w:tr>
      <w:tr w:rsidR="00F24023" w:rsidRPr="00F24023" w14:paraId="35E93C54" w14:textId="77777777" w:rsidTr="00F24023">
        <w:trPr>
          <w:trHeight w:val="300"/>
          <w:jc w:val="center"/>
        </w:trPr>
        <w:tc>
          <w:tcPr>
            <w:tcW w:w="960" w:type="dxa"/>
            <w:shd w:val="clear" w:color="auto" w:fill="auto"/>
            <w:noWrap/>
            <w:vAlign w:val="bottom"/>
            <w:hideMark/>
          </w:tcPr>
          <w:p w14:paraId="0CF64EF6"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2196</w:t>
            </w:r>
          </w:p>
        </w:tc>
        <w:tc>
          <w:tcPr>
            <w:tcW w:w="1520" w:type="dxa"/>
            <w:shd w:val="clear" w:color="auto" w:fill="auto"/>
            <w:noWrap/>
            <w:vAlign w:val="bottom"/>
            <w:hideMark/>
          </w:tcPr>
          <w:p w14:paraId="603FE591"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BNY01639A21</w:t>
            </w:r>
          </w:p>
        </w:tc>
        <w:tc>
          <w:tcPr>
            <w:tcW w:w="960" w:type="dxa"/>
            <w:shd w:val="clear" w:color="auto" w:fill="auto"/>
            <w:noWrap/>
            <w:vAlign w:val="bottom"/>
            <w:hideMark/>
          </w:tcPr>
          <w:p w14:paraId="0E56E058"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4.39</w:t>
            </w:r>
          </w:p>
        </w:tc>
      </w:tr>
      <w:tr w:rsidR="00F24023" w:rsidRPr="00F24023" w14:paraId="5F7750B7" w14:textId="77777777" w:rsidTr="00F24023">
        <w:trPr>
          <w:trHeight w:val="300"/>
          <w:jc w:val="center"/>
        </w:trPr>
        <w:tc>
          <w:tcPr>
            <w:tcW w:w="960" w:type="dxa"/>
            <w:shd w:val="clear" w:color="auto" w:fill="auto"/>
            <w:noWrap/>
            <w:vAlign w:val="bottom"/>
            <w:hideMark/>
          </w:tcPr>
          <w:p w14:paraId="4FBC2A5F"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2197</w:t>
            </w:r>
          </w:p>
        </w:tc>
        <w:tc>
          <w:tcPr>
            <w:tcW w:w="1520" w:type="dxa"/>
            <w:shd w:val="clear" w:color="auto" w:fill="auto"/>
            <w:noWrap/>
            <w:vAlign w:val="bottom"/>
            <w:hideMark/>
          </w:tcPr>
          <w:p w14:paraId="00B25FC6"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BBQY0207A21</w:t>
            </w:r>
          </w:p>
        </w:tc>
        <w:tc>
          <w:tcPr>
            <w:tcW w:w="960" w:type="dxa"/>
            <w:shd w:val="clear" w:color="auto" w:fill="auto"/>
            <w:noWrap/>
            <w:vAlign w:val="bottom"/>
            <w:hideMark/>
          </w:tcPr>
          <w:p w14:paraId="5610D990"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5.12</w:t>
            </w:r>
          </w:p>
        </w:tc>
      </w:tr>
      <w:tr w:rsidR="00F24023" w:rsidRPr="00F24023" w14:paraId="556DE738" w14:textId="77777777" w:rsidTr="00F24023">
        <w:trPr>
          <w:trHeight w:val="300"/>
          <w:jc w:val="center"/>
        </w:trPr>
        <w:tc>
          <w:tcPr>
            <w:tcW w:w="960" w:type="dxa"/>
            <w:shd w:val="clear" w:color="auto" w:fill="auto"/>
            <w:noWrap/>
            <w:vAlign w:val="bottom"/>
            <w:hideMark/>
          </w:tcPr>
          <w:p w14:paraId="7F6054E4"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2198</w:t>
            </w:r>
          </w:p>
        </w:tc>
        <w:tc>
          <w:tcPr>
            <w:tcW w:w="1520" w:type="dxa"/>
            <w:shd w:val="clear" w:color="auto" w:fill="auto"/>
            <w:noWrap/>
            <w:vAlign w:val="bottom"/>
            <w:hideMark/>
          </w:tcPr>
          <w:p w14:paraId="2DA5BBEB"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BBQY0208A11</w:t>
            </w:r>
          </w:p>
        </w:tc>
        <w:tc>
          <w:tcPr>
            <w:tcW w:w="960" w:type="dxa"/>
            <w:shd w:val="clear" w:color="auto" w:fill="auto"/>
            <w:noWrap/>
            <w:vAlign w:val="bottom"/>
            <w:hideMark/>
          </w:tcPr>
          <w:p w14:paraId="4A270169"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5.81</w:t>
            </w:r>
          </w:p>
        </w:tc>
      </w:tr>
      <w:tr w:rsidR="00F24023" w:rsidRPr="00F24023" w14:paraId="08B6FD81" w14:textId="77777777" w:rsidTr="00F24023">
        <w:trPr>
          <w:trHeight w:val="300"/>
          <w:jc w:val="center"/>
        </w:trPr>
        <w:tc>
          <w:tcPr>
            <w:tcW w:w="960" w:type="dxa"/>
            <w:shd w:val="clear" w:color="auto" w:fill="auto"/>
            <w:noWrap/>
            <w:vAlign w:val="bottom"/>
            <w:hideMark/>
          </w:tcPr>
          <w:p w14:paraId="744C3385"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lastRenderedPageBreak/>
              <w:t>2199</w:t>
            </w:r>
          </w:p>
        </w:tc>
        <w:tc>
          <w:tcPr>
            <w:tcW w:w="1520" w:type="dxa"/>
            <w:shd w:val="clear" w:color="auto" w:fill="auto"/>
            <w:noWrap/>
            <w:vAlign w:val="bottom"/>
            <w:hideMark/>
          </w:tcPr>
          <w:p w14:paraId="2A616FE7" w14:textId="77777777" w:rsidR="00F24023" w:rsidRPr="00F24023" w:rsidRDefault="00F24023" w:rsidP="00F24023">
            <w:pPr>
              <w:rPr>
                <w:rFonts w:ascii="Calibri" w:hAnsi="Calibri"/>
                <w:color w:val="000000"/>
                <w:szCs w:val="22"/>
                <w:lang w:val="en-US"/>
              </w:rPr>
            </w:pPr>
            <w:r w:rsidRPr="00F24023">
              <w:rPr>
                <w:rFonts w:ascii="Calibri" w:hAnsi="Calibri"/>
                <w:color w:val="000000"/>
                <w:szCs w:val="22"/>
                <w:lang w:val="en-US"/>
              </w:rPr>
              <w:t>BBQY0205A11</w:t>
            </w:r>
          </w:p>
        </w:tc>
        <w:tc>
          <w:tcPr>
            <w:tcW w:w="960" w:type="dxa"/>
            <w:shd w:val="clear" w:color="auto" w:fill="auto"/>
            <w:noWrap/>
            <w:vAlign w:val="bottom"/>
            <w:hideMark/>
          </w:tcPr>
          <w:p w14:paraId="770EAAAF" w14:textId="77777777" w:rsidR="00F24023" w:rsidRPr="00F24023" w:rsidRDefault="00F24023" w:rsidP="00F24023">
            <w:pPr>
              <w:jc w:val="right"/>
              <w:rPr>
                <w:rFonts w:ascii="Calibri" w:hAnsi="Calibri"/>
                <w:color w:val="000000"/>
                <w:szCs w:val="22"/>
                <w:lang w:val="en-US"/>
              </w:rPr>
            </w:pPr>
            <w:r w:rsidRPr="00F24023">
              <w:rPr>
                <w:rFonts w:ascii="Calibri" w:hAnsi="Calibri"/>
                <w:color w:val="000000"/>
                <w:szCs w:val="22"/>
                <w:lang w:val="en-US"/>
              </w:rPr>
              <w:t>7.28</w:t>
            </w:r>
          </w:p>
        </w:tc>
      </w:tr>
    </w:tbl>
    <w:p w14:paraId="0D950BC1" w14:textId="77777777" w:rsidR="00F24023" w:rsidRPr="00F24023" w:rsidRDefault="00F24023" w:rsidP="009B1024">
      <w:pPr>
        <w:ind w:left="1304"/>
        <w:jc w:val="both"/>
        <w:rPr>
          <w:color w:val="FF0000"/>
          <w:lang w:val="en-US"/>
        </w:rPr>
      </w:pPr>
    </w:p>
    <w:p w14:paraId="40C7E472" w14:textId="77777777" w:rsidR="00F24023" w:rsidRDefault="00F24023" w:rsidP="009B1024">
      <w:pPr>
        <w:ind w:left="1304"/>
        <w:jc w:val="both"/>
        <w:rPr>
          <w:lang w:val="en-US"/>
        </w:rPr>
      </w:pPr>
    </w:p>
    <w:p w14:paraId="68266DCD" w14:textId="77777777" w:rsidR="009B1024" w:rsidRDefault="009B1024" w:rsidP="009B1024">
      <w:pPr>
        <w:ind w:left="1304"/>
        <w:jc w:val="both"/>
        <w:rPr>
          <w:lang w:val="en-US"/>
        </w:rPr>
      </w:pPr>
    </w:p>
    <w:p w14:paraId="19CADBA5" w14:textId="77777777" w:rsidR="009B1024" w:rsidRPr="009B1024" w:rsidRDefault="009B1024" w:rsidP="009B1024">
      <w:pPr>
        <w:rPr>
          <w:lang w:val="en-US"/>
        </w:rPr>
      </w:pPr>
    </w:p>
    <w:p w14:paraId="5CFC0987" w14:textId="383734DE" w:rsidR="0010314B" w:rsidRDefault="003D2AAA" w:rsidP="003D2AAA">
      <w:pPr>
        <w:pStyle w:val="Heading3"/>
      </w:pPr>
      <w:bookmarkStart w:id="29" w:name="_Toc10641079"/>
      <w:r>
        <w:t xml:space="preserve">Score comparison </w:t>
      </w:r>
      <w:bookmarkEnd w:id="29"/>
      <w:r w:rsidR="003764A9">
        <w:t>using rank percentile</w:t>
      </w:r>
    </w:p>
    <w:p w14:paraId="3AEDE9C3" w14:textId="2231DA53" w:rsidR="009C782F" w:rsidRDefault="009C782F" w:rsidP="00456A65">
      <w:pPr>
        <w:pStyle w:val="BodyText"/>
      </w:pPr>
      <w:r>
        <w:t xml:space="preserve">The ranking procedure described in this approach produces daily score of a cell based on its performance </w:t>
      </w:r>
      <w:proofErr w:type="spellStart"/>
      <w:r>
        <w:t>i.e</w:t>
      </w:r>
      <w:proofErr w:type="spellEnd"/>
      <w:r>
        <w:t xml:space="preserve"> recorded normalized call incidences of last 7 days. The score of cell may vary on day to day basis as the historical performan</w:t>
      </w:r>
      <w:r w:rsidR="00C126E8">
        <w:t>ce of the cells also likely to vary</w:t>
      </w:r>
      <w:r>
        <w:t>. To find a benchmark</w:t>
      </w:r>
      <w:r w:rsidR="00B27E0A">
        <w:t xml:space="preserve"> based on the </w:t>
      </w:r>
      <w:r>
        <w:t>score of good and bad cells</w:t>
      </w:r>
      <w:r w:rsidR="00B27E0A">
        <w:t>,</w:t>
      </w:r>
      <w:r w:rsidR="00C126E8">
        <w:t xml:space="preserve"> we have done the percentile analysis of the scores.</w:t>
      </w:r>
    </w:p>
    <w:p w14:paraId="7181BFB1" w14:textId="1F14C7DC" w:rsidR="00D25735" w:rsidRPr="00793205" w:rsidRDefault="00D25735" w:rsidP="00793205">
      <w:pPr>
        <w:pStyle w:val="BodyText"/>
        <w:rPr>
          <w:color w:val="FF0000"/>
        </w:rPr>
      </w:pPr>
      <w:r w:rsidRPr="00F24023">
        <w:rPr>
          <w:color w:val="FF0000"/>
        </w:rPr>
        <w:t>For doing this analysis, we consider</w:t>
      </w:r>
      <w:r w:rsidR="00C126E8" w:rsidRPr="00F24023">
        <w:rPr>
          <w:color w:val="FF0000"/>
        </w:rPr>
        <w:t xml:space="preserve"> more than three months of data </w:t>
      </w:r>
      <w:r w:rsidR="00F24023" w:rsidRPr="00F24023">
        <w:rPr>
          <w:color w:val="FF0000"/>
        </w:rPr>
        <w:t>from 01</w:t>
      </w:r>
      <w:r w:rsidR="00F24023" w:rsidRPr="00F24023">
        <w:rPr>
          <w:color w:val="FF0000"/>
          <w:vertAlign w:val="superscript"/>
        </w:rPr>
        <w:t>st</w:t>
      </w:r>
      <w:r w:rsidR="00F24023" w:rsidRPr="00F24023">
        <w:rPr>
          <w:color w:val="FF0000"/>
        </w:rPr>
        <w:t xml:space="preserve"> September, 2018 to 28</w:t>
      </w:r>
      <w:r w:rsidRPr="00F24023">
        <w:rPr>
          <w:color w:val="FF0000"/>
          <w:vertAlign w:val="superscript"/>
        </w:rPr>
        <w:t>th</w:t>
      </w:r>
      <w:r w:rsidRPr="00F24023">
        <w:rPr>
          <w:color w:val="FF0000"/>
        </w:rPr>
        <w:t xml:space="preserve"> </w:t>
      </w:r>
      <w:r w:rsidR="00F24023" w:rsidRPr="00F24023">
        <w:rPr>
          <w:color w:val="FF0000"/>
        </w:rPr>
        <w:t>February, 2019</w:t>
      </w:r>
      <w:r w:rsidRPr="00F24023">
        <w:rPr>
          <w:color w:val="FF0000"/>
        </w:rPr>
        <w:t xml:space="preserve">. We score the cells </w:t>
      </w:r>
      <w:r w:rsidR="00793205">
        <w:rPr>
          <w:color w:val="FF0000"/>
        </w:rPr>
        <w:t>on daily basis for continuous 301</w:t>
      </w:r>
      <w:r w:rsidRPr="00F24023">
        <w:rPr>
          <w:color w:val="FF0000"/>
        </w:rPr>
        <w:t xml:space="preserve"> days of time span</w:t>
      </w:r>
      <w:r w:rsidR="00B27E0A" w:rsidRPr="00F24023">
        <w:rPr>
          <w:color w:val="FF0000"/>
        </w:rPr>
        <w:t>. Considering a</w:t>
      </w:r>
      <w:r w:rsidRPr="00F24023">
        <w:rPr>
          <w:color w:val="FF0000"/>
        </w:rPr>
        <w:t>ll the derived</w:t>
      </w:r>
      <w:r w:rsidR="00B27E0A" w:rsidRPr="00F24023">
        <w:rPr>
          <w:color w:val="FF0000"/>
        </w:rPr>
        <w:t xml:space="preserve"> PCA</w:t>
      </w:r>
      <w:r w:rsidRPr="00F24023">
        <w:rPr>
          <w:color w:val="FF0000"/>
        </w:rPr>
        <w:t xml:space="preserve"> scores of all the c</w:t>
      </w:r>
      <w:r w:rsidR="00B27E0A" w:rsidRPr="00F24023">
        <w:rPr>
          <w:color w:val="FF0000"/>
        </w:rPr>
        <w:t>ells,</w:t>
      </w:r>
      <w:r w:rsidRPr="00F24023">
        <w:rPr>
          <w:color w:val="FF0000"/>
        </w:rPr>
        <w:t xml:space="preserve"> the</w:t>
      </w:r>
      <w:r w:rsidR="00B27E0A" w:rsidRPr="00F24023">
        <w:rPr>
          <w:color w:val="FF0000"/>
        </w:rPr>
        <w:t xml:space="preserve"> various</w:t>
      </w:r>
      <w:r w:rsidRPr="00F24023">
        <w:rPr>
          <w:color w:val="FF0000"/>
        </w:rPr>
        <w:t xml:space="preserve"> percentile value</w:t>
      </w:r>
      <w:r w:rsidR="00B27E0A" w:rsidRPr="00F24023">
        <w:rPr>
          <w:color w:val="FF0000"/>
        </w:rPr>
        <w:t>s starting from 0</w:t>
      </w:r>
      <w:r w:rsidR="00B27E0A" w:rsidRPr="00F24023">
        <w:rPr>
          <w:color w:val="FF0000"/>
          <w:vertAlign w:val="superscript"/>
        </w:rPr>
        <w:t>th</w:t>
      </w:r>
      <w:r w:rsidR="00B27E0A" w:rsidRPr="00F24023">
        <w:rPr>
          <w:color w:val="FF0000"/>
        </w:rPr>
        <w:t xml:space="preserve"> to 100</w:t>
      </w:r>
      <w:r w:rsidR="00B27E0A" w:rsidRPr="00F24023">
        <w:rPr>
          <w:color w:val="FF0000"/>
          <w:vertAlign w:val="superscript"/>
        </w:rPr>
        <w:t>th</w:t>
      </w:r>
      <w:r w:rsidR="00B27E0A" w:rsidRPr="00F24023">
        <w:rPr>
          <w:color w:val="FF0000"/>
        </w:rPr>
        <w:t xml:space="preserve"> percentiles are calculated. In the following figure, we have presented the score vs percentile graph for band </w:t>
      </w:r>
      <w:ins w:id="30" w:author="Veer V S Chauhan" w:date="2019-06-10T14:15:00Z">
        <w:r w:rsidR="00020F03" w:rsidRPr="00F24023">
          <w:rPr>
            <w:color w:val="FF0000"/>
          </w:rPr>
          <w:t>1900</w:t>
        </w:r>
      </w:ins>
      <w:del w:id="31" w:author="Veer V S Chauhan" w:date="2019-06-10T14:15:00Z">
        <w:r w:rsidR="00B27E0A" w:rsidRPr="00F24023" w:rsidDel="00020F03">
          <w:rPr>
            <w:color w:val="FF0000"/>
          </w:rPr>
          <w:delText>2100</w:delText>
        </w:r>
      </w:del>
      <w:r w:rsidR="00B27E0A" w:rsidRPr="00F24023">
        <w:rPr>
          <w:color w:val="FF0000"/>
        </w:rPr>
        <w:t xml:space="preserve"> cells. From this figure, we can derive for a given score what would be percentile value. </w:t>
      </w:r>
    </w:p>
    <w:p w14:paraId="56C41FC4" w14:textId="0DF8157B" w:rsidR="00B27E0A" w:rsidRDefault="00793205" w:rsidP="007E6AB7">
      <w:pPr>
        <w:pStyle w:val="BodyText"/>
        <w:keepNext/>
        <w:jc w:val="center"/>
      </w:pPr>
      <w:r>
        <w:rPr>
          <w:noProof/>
        </w:rPr>
        <w:drawing>
          <wp:inline distT="0" distB="0" distL="0" distR="0" wp14:anchorId="75BDD5F0" wp14:editId="11540F57">
            <wp:extent cx="4572000" cy="265176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79BF279" w14:textId="2ADBD1A8" w:rsidR="007D4F6D" w:rsidRDefault="00001601" w:rsidP="00B27E0A">
      <w:pPr>
        <w:pStyle w:val="Caption"/>
      </w:pPr>
      <w:r>
        <w:t xml:space="preserve">                            </w:t>
      </w:r>
      <w:r w:rsidR="007E6AB7">
        <w:t xml:space="preserve"> </w:t>
      </w:r>
      <w:r w:rsidR="007E6AB7">
        <w:tab/>
      </w:r>
      <w:r w:rsidR="007E6AB7">
        <w:tab/>
        <w:t xml:space="preserve">             </w:t>
      </w:r>
      <w:bookmarkStart w:id="32" w:name="_GoBack"/>
      <w:bookmarkEnd w:id="32"/>
      <w:r w:rsidR="00B27E0A">
        <w:t xml:space="preserve">Figure </w:t>
      </w:r>
      <w:r w:rsidR="009B1024">
        <w:fldChar w:fldCharType="begin"/>
      </w:r>
      <w:r w:rsidR="009B1024">
        <w:instrText xml:space="preserve"> SEQ Figure \* ARABIC </w:instrText>
      </w:r>
      <w:r w:rsidR="009B1024">
        <w:fldChar w:fldCharType="separate"/>
      </w:r>
      <w:r w:rsidR="00B27E0A">
        <w:rPr>
          <w:noProof/>
        </w:rPr>
        <w:t>12</w:t>
      </w:r>
      <w:r w:rsidR="009B1024">
        <w:rPr>
          <w:noProof/>
        </w:rPr>
        <w:fldChar w:fldCharType="end"/>
      </w:r>
      <w:r w:rsidR="00B27E0A">
        <w:t>:</w:t>
      </w:r>
      <w:r>
        <w:t>PCA  score a</w:t>
      </w:r>
      <w:r w:rsidR="007E6AB7">
        <w:t>nd percentile values for band 19</w:t>
      </w:r>
      <w:r>
        <w:t xml:space="preserve">00 cells.  </w:t>
      </w:r>
    </w:p>
    <w:p w14:paraId="4AE70FD0" w14:textId="6DBFCC02" w:rsidR="00456A65" w:rsidRDefault="00456A65" w:rsidP="007D4F6D">
      <w:pPr>
        <w:pStyle w:val="Caption"/>
      </w:pPr>
    </w:p>
    <w:p w14:paraId="72026375" w14:textId="07267ADB" w:rsidR="00B27E0A" w:rsidRDefault="00B27E0A" w:rsidP="00B27E0A">
      <w:pPr>
        <w:rPr>
          <w:lang w:val="en-US"/>
        </w:rPr>
      </w:pPr>
    </w:p>
    <w:p w14:paraId="6A43DF46" w14:textId="7F600509" w:rsidR="00B27E0A" w:rsidRPr="00B27E0A" w:rsidRDefault="00B27E0A" w:rsidP="00B27E0A">
      <w:pPr>
        <w:ind w:left="1350"/>
        <w:rPr>
          <w:lang w:val="en-US"/>
        </w:rPr>
      </w:pPr>
      <w:r>
        <w:rPr>
          <w:lang w:val="en-US"/>
        </w:rPr>
        <w:t>From this percentile value</w:t>
      </w:r>
      <w:r w:rsidR="00C126E8">
        <w:rPr>
          <w:lang w:val="en-US"/>
        </w:rPr>
        <w:t>, we can sense</w:t>
      </w:r>
      <w:r>
        <w:rPr>
          <w:lang w:val="en-US"/>
        </w:rPr>
        <w:t xml:space="preserve"> the relative performance</w:t>
      </w:r>
      <w:r w:rsidR="00C126E8">
        <w:rPr>
          <w:lang w:val="en-US"/>
        </w:rPr>
        <w:t xml:space="preserve"> of the</w:t>
      </w:r>
      <w:r>
        <w:rPr>
          <w:lang w:val="en-US"/>
        </w:rPr>
        <w:t xml:space="preserve"> cell. The data of various percentile values</w:t>
      </w:r>
      <w:r w:rsidR="00C126E8">
        <w:rPr>
          <w:lang w:val="en-US"/>
        </w:rPr>
        <w:t xml:space="preserve"> for the PCA scores</w:t>
      </w:r>
      <w:r>
        <w:rPr>
          <w:lang w:val="en-US"/>
        </w:rPr>
        <w:t xml:space="preserve"> across</w:t>
      </w:r>
      <w:r w:rsidR="009B1024">
        <w:rPr>
          <w:lang w:val="en-US"/>
        </w:rPr>
        <w:t xml:space="preserve"> other</w:t>
      </w:r>
      <w:r>
        <w:rPr>
          <w:lang w:val="en-US"/>
        </w:rPr>
        <w:t xml:space="preserve"> bands </w:t>
      </w:r>
      <w:r w:rsidR="00C126E8">
        <w:rPr>
          <w:lang w:val="en-US"/>
        </w:rPr>
        <w:t>are presented in the A</w:t>
      </w:r>
      <w:r>
        <w:rPr>
          <w:lang w:val="en-US"/>
        </w:rPr>
        <w:t>ppendix section. The minimum value and maximum value of the scores are</w:t>
      </w:r>
      <w:r w:rsidR="00C126E8">
        <w:rPr>
          <w:lang w:val="en-US"/>
        </w:rPr>
        <w:t xml:space="preserve"> considered as</w:t>
      </w:r>
      <w:r>
        <w:rPr>
          <w:lang w:val="en-US"/>
        </w:rPr>
        <w:t xml:space="preserve"> the lower cap and upper cap</w:t>
      </w:r>
      <w:r w:rsidR="00C126E8">
        <w:rPr>
          <w:lang w:val="en-US"/>
        </w:rPr>
        <w:t xml:space="preserve"> thresholds</w:t>
      </w:r>
      <w:r>
        <w:rPr>
          <w:lang w:val="en-US"/>
        </w:rPr>
        <w:t>. If a new score</w:t>
      </w:r>
      <w:r w:rsidR="00C126E8">
        <w:rPr>
          <w:lang w:val="en-US"/>
        </w:rPr>
        <w:t xml:space="preserve"> of a cell in a day</w:t>
      </w:r>
      <w:r>
        <w:rPr>
          <w:lang w:val="en-US"/>
        </w:rPr>
        <w:t xml:space="preserve"> </w:t>
      </w:r>
      <w:r w:rsidR="00C126E8">
        <w:rPr>
          <w:lang w:val="en-US"/>
        </w:rPr>
        <w:t>lies beyond this</w:t>
      </w:r>
      <w:r>
        <w:rPr>
          <w:lang w:val="en-US"/>
        </w:rPr>
        <w:t xml:space="preserve"> range</w:t>
      </w:r>
      <w:r w:rsidR="00C126E8">
        <w:rPr>
          <w:lang w:val="en-US"/>
        </w:rPr>
        <w:t xml:space="preserve">, then it would be capped to the thresholds. </w:t>
      </w:r>
      <w:r>
        <w:rPr>
          <w:lang w:val="en-US"/>
        </w:rPr>
        <w:t xml:space="preserve">   </w:t>
      </w:r>
    </w:p>
    <w:p w14:paraId="04A5EB7E" w14:textId="77777777" w:rsidR="00B27E0A" w:rsidRPr="00B27E0A" w:rsidRDefault="00B27E0A" w:rsidP="00B27E0A">
      <w:pPr>
        <w:rPr>
          <w:lang w:val="en-US"/>
        </w:rPr>
      </w:pPr>
    </w:p>
    <w:p w14:paraId="302C4BEB" w14:textId="202C0923" w:rsidR="006027F7" w:rsidRDefault="003B517B" w:rsidP="003B517B">
      <w:pPr>
        <w:pStyle w:val="Heading3"/>
        <w:rPr>
          <w:rFonts w:cs="Arial"/>
          <w:szCs w:val="22"/>
        </w:rPr>
      </w:pPr>
      <w:bookmarkStart w:id="33" w:name="_Toc10641080"/>
      <w:r w:rsidRPr="00F0401A">
        <w:rPr>
          <w:rFonts w:cs="Arial"/>
          <w:szCs w:val="22"/>
        </w:rPr>
        <w:t>Summary &amp; Conclusion</w:t>
      </w:r>
      <w:bookmarkEnd w:id="33"/>
      <w:r w:rsidRPr="00F0401A">
        <w:rPr>
          <w:rFonts w:cs="Arial"/>
          <w:szCs w:val="22"/>
        </w:rPr>
        <w:t xml:space="preserve"> </w:t>
      </w:r>
    </w:p>
    <w:p w14:paraId="54675529" w14:textId="067BF19A" w:rsidR="00001601" w:rsidRDefault="00001601" w:rsidP="00001601">
      <w:pPr>
        <w:pStyle w:val="BodyText"/>
        <w:numPr>
          <w:ilvl w:val="0"/>
          <w:numId w:val="33"/>
        </w:numPr>
      </w:pPr>
      <w:r>
        <w:t>There is significant correlation among the call incidence parameters except “”. The call incidence parameter values do depend on the total number of call counts and call hand over parameters. Hence, the incidence parameters are normalized with the help of call count variables to have a comparison of cell performances. These normalized values are used to perform principal component analysis.</w:t>
      </w:r>
      <w:r w:rsidR="00DD532E">
        <w:t xml:space="preserve"> The idea of using PCA is to combine the various call incidences with some weights to transform them into a single score.</w:t>
      </w:r>
      <w:r>
        <w:t xml:space="preserve"> </w:t>
      </w:r>
    </w:p>
    <w:p w14:paraId="396E2108" w14:textId="3B620443" w:rsidR="00001601" w:rsidRDefault="00001601" w:rsidP="00001601">
      <w:pPr>
        <w:pStyle w:val="BodyText"/>
        <w:numPr>
          <w:ilvl w:val="0"/>
          <w:numId w:val="33"/>
        </w:numPr>
      </w:pPr>
      <w:r>
        <w:t>Analytically, it is estimated that</w:t>
      </w:r>
      <w:r w:rsidR="00FA2CC5">
        <w:t xml:space="preserve"> ranking</w:t>
      </w:r>
      <w:r w:rsidR="00DD532E">
        <w:t xml:space="preserve"> of cell</w:t>
      </w:r>
      <w:r w:rsidR="00FA2CC5">
        <w:t xml:space="preserve"> would</w:t>
      </w:r>
      <w:r w:rsidR="00DD532E">
        <w:t xml:space="preserve"> majorly</w:t>
      </w:r>
      <w:r w:rsidR="00FA2CC5">
        <w:t xml:space="preserve"> depends on last seven days’ historical performance.</w:t>
      </w:r>
    </w:p>
    <w:p w14:paraId="6023C103" w14:textId="77777777" w:rsidR="00DD532E" w:rsidRDefault="00DD532E" w:rsidP="00001601">
      <w:pPr>
        <w:pStyle w:val="BodyText"/>
        <w:numPr>
          <w:ilvl w:val="0"/>
          <w:numId w:val="33"/>
        </w:numPr>
      </w:pPr>
      <w:r>
        <w:t>Only the top principal components that captures significant proportion of variability of the raw data are considered for cell ranking.</w:t>
      </w:r>
    </w:p>
    <w:p w14:paraId="3A4A4F6A" w14:textId="5923B3FC" w:rsidR="00DD532E" w:rsidRPr="00001601" w:rsidRDefault="00DD532E" w:rsidP="00001601">
      <w:pPr>
        <w:pStyle w:val="BodyText"/>
        <w:numPr>
          <w:ilvl w:val="0"/>
          <w:numId w:val="33"/>
        </w:numPr>
      </w:pPr>
      <w:r>
        <w:t xml:space="preserve">The derived PCA scores of good and bad cells are validated with the actual call incidences. Cells with good ranks are observed with significant lower normalized incidences in comparison to the cells with bad ranks.   </w:t>
      </w:r>
    </w:p>
    <w:p w14:paraId="4A1BB850" w14:textId="77777777" w:rsidR="00A9378C" w:rsidRPr="00A9378C" w:rsidRDefault="00A9378C" w:rsidP="00A9378C">
      <w:pPr>
        <w:pStyle w:val="BodyText"/>
      </w:pPr>
    </w:p>
    <w:p w14:paraId="3AD67A44" w14:textId="60D0C565" w:rsidR="00197543" w:rsidRPr="00F0401A" w:rsidRDefault="00197543" w:rsidP="00197543">
      <w:pPr>
        <w:pStyle w:val="Heading2"/>
        <w:rPr>
          <w:rFonts w:cs="Arial"/>
          <w:sz w:val="22"/>
          <w:szCs w:val="22"/>
        </w:rPr>
      </w:pPr>
      <w:bookmarkStart w:id="34" w:name="_Toc10641081"/>
      <w:r w:rsidRPr="00F0401A">
        <w:rPr>
          <w:rFonts w:cs="Arial"/>
          <w:sz w:val="22"/>
          <w:szCs w:val="22"/>
        </w:rPr>
        <w:t>Auto encoder Approach</w:t>
      </w:r>
      <w:bookmarkEnd w:id="34"/>
    </w:p>
    <w:p w14:paraId="514B5946" w14:textId="77777777" w:rsidR="007E4935" w:rsidRPr="00F0401A" w:rsidRDefault="007E4935" w:rsidP="007E4935">
      <w:pPr>
        <w:pStyle w:val="BodyText"/>
        <w:rPr>
          <w:rFonts w:cs="Arial"/>
          <w:szCs w:val="22"/>
        </w:rPr>
      </w:pPr>
      <w:r w:rsidRPr="00F0401A">
        <w:rPr>
          <w:rFonts w:cs="Arial"/>
          <w:szCs w:val="22"/>
        </w:rPr>
        <w:t xml:space="preserve">In the approach we have taken we make a very reasonable assumption that, most cells do not function abnormally most of the time. What we mean by abnormal is, those cells that need corrective action. Thus we can use historical data to build a model of the normal behavior of the cells. We have decided to use Auto-encoders to model the behavior of the cells. </w:t>
      </w:r>
    </w:p>
    <w:p w14:paraId="672A8099" w14:textId="77777777" w:rsidR="007E4935" w:rsidRPr="00F0401A" w:rsidRDefault="007E4935" w:rsidP="007E4935">
      <w:pPr>
        <w:pStyle w:val="BodyText"/>
        <w:ind w:left="1247"/>
        <w:rPr>
          <w:rFonts w:cs="Arial"/>
          <w:szCs w:val="22"/>
        </w:rPr>
      </w:pPr>
      <w:r w:rsidRPr="00F0401A">
        <w:rPr>
          <w:rFonts w:cs="Arial"/>
          <w:szCs w:val="22"/>
        </w:rPr>
        <w:t xml:space="preserve">Auto-encoders are an unsupervised learning technique where we make neural networks are used for learning probability distributions. The neural network architecture is designed such that information bottleneck in the network results in a compressed knowledge representation of the original input. A compressed representation of the input forces the network to learn patterns present in the data. </w:t>
      </w:r>
    </w:p>
    <w:p w14:paraId="05514682" w14:textId="77777777" w:rsidR="009A4F24" w:rsidRPr="00F0401A" w:rsidRDefault="007E4935" w:rsidP="009A4F24">
      <w:pPr>
        <w:pStyle w:val="BodyText"/>
        <w:rPr>
          <w:rFonts w:cs="Arial"/>
          <w:szCs w:val="22"/>
        </w:rPr>
      </w:pPr>
      <w:r w:rsidRPr="00F0401A">
        <w:rPr>
          <w:rFonts w:cs="Arial"/>
          <w:szCs w:val="22"/>
        </w:rPr>
        <w:t xml:space="preserve">As visualized above, we can take an unlabeled dataset and frame it as a supervised learning problem tasked with taking as input </w:t>
      </w:r>
      <m:oMath>
        <m:r>
          <w:rPr>
            <w:rFonts w:ascii="Cambria Math" w:hAnsi="Cambria Math" w:cs="Arial"/>
            <w:szCs w:val="22"/>
          </w:rPr>
          <m:t>x</m:t>
        </m:r>
      </m:oMath>
      <w:r w:rsidRPr="00F0401A">
        <w:rPr>
          <w:rFonts w:cs="Arial"/>
          <w:szCs w:val="22"/>
        </w:rPr>
        <w:t xml:space="preserve"> and outputting </w:t>
      </w:r>
      <m:oMath>
        <m:r>
          <w:rPr>
            <w:rFonts w:ascii="Cambria Math" w:hAnsi="Cambria Math" w:cs="Arial"/>
            <w:szCs w:val="22"/>
          </w:rPr>
          <m:t>x ̃</m:t>
        </m:r>
      </m:oMath>
      <w:r w:rsidRPr="00F0401A">
        <w:rPr>
          <w:rFonts w:cs="Arial"/>
          <w:szCs w:val="22"/>
        </w:rPr>
        <w:t xml:space="preserve"> a reconstruction of the original input </w:t>
      </w:r>
      <m:oMath>
        <m:r>
          <w:rPr>
            <w:rFonts w:ascii="Cambria Math" w:hAnsi="Cambria Math" w:cs="Arial"/>
            <w:szCs w:val="22"/>
          </w:rPr>
          <m:t>x</m:t>
        </m:r>
      </m:oMath>
      <w:r w:rsidRPr="00F0401A">
        <w:rPr>
          <w:rFonts w:cs="Arial"/>
          <w:szCs w:val="22"/>
        </w:rPr>
        <w:t>. This network can be trained by minimizing the </w:t>
      </w:r>
      <w:r w:rsidRPr="00F0401A">
        <w:rPr>
          <w:rFonts w:cs="Arial"/>
          <w:i/>
          <w:iCs/>
          <w:szCs w:val="22"/>
        </w:rPr>
        <w:t>reconstruction error</w:t>
      </w:r>
      <w:r w:rsidRPr="00F0401A">
        <w:rPr>
          <w:rFonts w:cs="Arial"/>
          <w:szCs w:val="22"/>
        </w:rPr>
        <w:t>, </w:t>
      </w:r>
      <m:oMath>
        <m:r>
          <w:rPr>
            <w:rFonts w:ascii="Cambria Math" w:hAnsi="Cambria Math" w:cs="Arial"/>
            <w:szCs w:val="22"/>
          </w:rPr>
          <m:t xml:space="preserve">L(x, </m:t>
        </m:r>
        <m:acc>
          <m:accPr>
            <m:chr m:val="̃"/>
            <m:ctrlPr>
              <w:rPr>
                <w:rFonts w:ascii="Cambria Math" w:hAnsi="Cambria Math" w:cs="Arial"/>
                <w:i/>
                <w:szCs w:val="22"/>
              </w:rPr>
            </m:ctrlPr>
          </m:accPr>
          <m:e>
            <m:r>
              <w:rPr>
                <w:rFonts w:ascii="Cambria Math" w:hAnsi="Cambria Math" w:cs="Arial"/>
                <w:szCs w:val="22"/>
              </w:rPr>
              <m:t>x</m:t>
            </m:r>
          </m:e>
        </m:acc>
        <m:r>
          <w:rPr>
            <w:rFonts w:ascii="Cambria Math" w:hAnsi="Cambria Math" w:cs="Arial"/>
            <w:szCs w:val="22"/>
          </w:rPr>
          <m:t>)</m:t>
        </m:r>
      </m:oMath>
      <w:r w:rsidRPr="00F0401A">
        <w:rPr>
          <w:rFonts w:cs="Arial"/>
          <w:szCs w:val="22"/>
        </w:rPr>
        <w:t xml:space="preserve"> , which measures the differences between our original input and the consequent reconstruction. The bottleneck is a key attribute of our network design; without the presence of an information bottleneck, our network could easily learn to simply memorize the input values by passing these values along through the network.</w:t>
      </w:r>
      <w:bookmarkStart w:id="35" w:name="_Toc10481195"/>
    </w:p>
    <w:p w14:paraId="2BA0DC93" w14:textId="3CC6D0FF" w:rsidR="007E4935" w:rsidRPr="00F0401A" w:rsidRDefault="00887F54" w:rsidP="00A767B2">
      <w:pPr>
        <w:pStyle w:val="BodyText"/>
        <w:rPr>
          <w:rFonts w:cs="Arial"/>
          <w:szCs w:val="22"/>
        </w:rPr>
      </w:pPr>
      <w:r w:rsidRPr="00F0401A">
        <w:rPr>
          <w:rFonts w:cs="Arial"/>
          <w:b/>
          <w:bCs/>
          <w:szCs w:val="22"/>
        </w:rPr>
        <w:lastRenderedPageBreak/>
        <w:t xml:space="preserve"> </w:t>
      </w:r>
      <w:r w:rsidRPr="00F0401A">
        <w:rPr>
          <w:rFonts w:cs="Arial"/>
          <w:bCs/>
          <w:szCs w:val="22"/>
        </w:rPr>
        <w:t>We have used Auto-encoders because, the use of non-linear activation functions and the flexibility of choosing the number of hidden layers and nodes help us model non-linear relationships between the variables. We use the incident data observed at a cell level to train the auto-encoder. We have built 3 different models for the three different bands that we are considering. After the model has been trained</w:t>
      </w:r>
      <w:bookmarkEnd w:id="35"/>
    </w:p>
    <w:p w14:paraId="553AC0A7" w14:textId="77777777" w:rsidR="007E4935" w:rsidRPr="00F0401A" w:rsidRDefault="007E4935" w:rsidP="007E4935">
      <w:pPr>
        <w:pStyle w:val="BodyText"/>
        <w:rPr>
          <w:rFonts w:cs="Arial"/>
          <w:noProof/>
          <w:szCs w:val="22"/>
          <w:lang w:bidi="hi-IN"/>
        </w:rPr>
      </w:pPr>
    </w:p>
    <w:p w14:paraId="5D42CABE" w14:textId="77777777" w:rsidR="00887F54" w:rsidRPr="00F0401A" w:rsidRDefault="007E4935" w:rsidP="00887F54">
      <w:pPr>
        <w:pStyle w:val="BodyText"/>
        <w:keepNext/>
        <w:rPr>
          <w:rFonts w:cs="Arial"/>
          <w:szCs w:val="22"/>
        </w:rPr>
      </w:pPr>
      <w:r w:rsidRPr="00F0401A">
        <w:rPr>
          <w:rFonts w:cs="Arial"/>
          <w:noProof/>
          <w:szCs w:val="22"/>
        </w:rPr>
        <w:drawing>
          <wp:inline distT="0" distB="0" distL="0" distR="0" wp14:anchorId="58B10BBF" wp14:editId="40AD05E5">
            <wp:extent cx="4843878" cy="3746720"/>
            <wp:effectExtent l="19050" t="19050" r="13970" b="25400"/>
            <wp:docPr id="2" name="Picture 2" descr="Image result for 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utoencod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4566" cy="3754987"/>
                    </a:xfrm>
                    <a:prstGeom prst="rect">
                      <a:avLst/>
                    </a:prstGeom>
                    <a:noFill/>
                    <a:ln>
                      <a:solidFill>
                        <a:schemeClr val="tx1"/>
                      </a:solidFill>
                    </a:ln>
                  </pic:spPr>
                </pic:pic>
              </a:graphicData>
            </a:graphic>
          </wp:inline>
        </w:drawing>
      </w:r>
    </w:p>
    <w:p w14:paraId="49FDAAEC" w14:textId="7137AD84" w:rsidR="007E4935" w:rsidRPr="00F0401A" w:rsidRDefault="00887F54" w:rsidP="00887F54">
      <w:pPr>
        <w:pStyle w:val="Caption"/>
        <w:rPr>
          <w:rFonts w:cs="Arial"/>
          <w:sz w:val="22"/>
          <w:szCs w:val="22"/>
        </w:rPr>
      </w:pPr>
      <w:r w:rsidRPr="00F0401A">
        <w:rPr>
          <w:rFonts w:cs="Arial"/>
          <w:sz w:val="22"/>
          <w:szCs w:val="22"/>
        </w:rPr>
        <w:t xml:space="preserve">Figure </w:t>
      </w:r>
      <w:r w:rsidRPr="00F0401A">
        <w:rPr>
          <w:rFonts w:cs="Arial"/>
          <w:sz w:val="22"/>
          <w:szCs w:val="22"/>
        </w:rPr>
        <w:fldChar w:fldCharType="begin"/>
      </w:r>
      <w:r w:rsidRPr="00F0401A">
        <w:rPr>
          <w:rFonts w:cs="Arial"/>
          <w:sz w:val="22"/>
          <w:szCs w:val="22"/>
        </w:rPr>
        <w:instrText xml:space="preserve"> SEQ Figure \* ARABIC </w:instrText>
      </w:r>
      <w:r w:rsidRPr="00F0401A">
        <w:rPr>
          <w:rFonts w:cs="Arial"/>
          <w:sz w:val="22"/>
          <w:szCs w:val="22"/>
        </w:rPr>
        <w:fldChar w:fldCharType="separate"/>
      </w:r>
      <w:r w:rsidR="00B27E0A">
        <w:rPr>
          <w:rFonts w:cs="Arial"/>
          <w:noProof/>
          <w:sz w:val="22"/>
          <w:szCs w:val="22"/>
        </w:rPr>
        <w:t>13</w:t>
      </w:r>
      <w:r w:rsidRPr="00F0401A">
        <w:rPr>
          <w:rFonts w:cs="Arial"/>
          <w:sz w:val="22"/>
          <w:szCs w:val="22"/>
        </w:rPr>
        <w:fldChar w:fldCharType="end"/>
      </w:r>
      <w:r w:rsidRPr="00F0401A">
        <w:rPr>
          <w:rFonts w:cs="Arial"/>
          <w:sz w:val="22"/>
          <w:szCs w:val="22"/>
        </w:rPr>
        <w:t>:</w:t>
      </w:r>
    </w:p>
    <w:p w14:paraId="442D2CEA" w14:textId="72A5399B" w:rsidR="007E4935" w:rsidRPr="00F0401A" w:rsidRDefault="007E4935" w:rsidP="009B6222">
      <w:pPr>
        <w:pStyle w:val="Heading3"/>
        <w:rPr>
          <w:rFonts w:cs="Arial"/>
          <w:szCs w:val="22"/>
        </w:rPr>
      </w:pPr>
      <w:r w:rsidRPr="00F0401A">
        <w:rPr>
          <w:rFonts w:cs="Arial"/>
          <w:szCs w:val="22"/>
        </w:rPr>
        <w:tab/>
      </w:r>
      <w:bookmarkStart w:id="36" w:name="_Toc10481196"/>
      <w:bookmarkStart w:id="37" w:name="_Toc10641082"/>
      <w:r w:rsidRPr="00F0401A">
        <w:rPr>
          <w:rFonts w:cs="Arial"/>
          <w:szCs w:val="22"/>
        </w:rPr>
        <w:t>Reconstruction error</w:t>
      </w:r>
      <w:bookmarkEnd w:id="36"/>
      <w:bookmarkEnd w:id="37"/>
      <w:r w:rsidRPr="00F0401A">
        <w:rPr>
          <w:rFonts w:cs="Arial"/>
          <w:szCs w:val="22"/>
        </w:rPr>
        <w:t xml:space="preserve"> </w:t>
      </w:r>
    </w:p>
    <w:p w14:paraId="1420EDBE" w14:textId="77777777" w:rsidR="007E4935" w:rsidRPr="00F0401A" w:rsidRDefault="007E4935" w:rsidP="007E4935">
      <w:pPr>
        <w:pStyle w:val="BodyText"/>
        <w:rPr>
          <w:rFonts w:cs="Arial"/>
          <w:szCs w:val="22"/>
        </w:rPr>
      </w:pPr>
      <w:r w:rsidRPr="00F0401A">
        <w:rPr>
          <w:rFonts w:cs="Arial"/>
          <w:szCs w:val="22"/>
        </w:rPr>
        <w:t xml:space="preserve">After the auto-encoder model has been trained with the historical incident data occurring at every cell (in our case the data is at a day level), when presented with any new incident data captured at a cell, it attempts to reconstruct this data based on patterns it has observed in the historical data. For example, if we present a record of a cell with muting, garbling, dropping values represented by the vectors </w:t>
      </w:r>
      <m:oMath>
        <m:sSub>
          <m:sSubPr>
            <m:ctrlPr>
              <w:rPr>
                <w:rFonts w:ascii="Cambria Math" w:hAnsi="Cambria Math" w:cs="Arial"/>
                <w:i/>
                <w:szCs w:val="22"/>
              </w:rPr>
            </m:ctrlPr>
          </m:sSubPr>
          <m:e>
            <m:r>
              <w:rPr>
                <w:rFonts w:ascii="Cambria Math" w:hAnsi="Cambria Math" w:cs="Arial"/>
                <w:szCs w:val="22"/>
              </w:rPr>
              <m:t>X</m:t>
            </m:r>
          </m:e>
          <m:sub>
            <m:r>
              <w:rPr>
                <w:rFonts w:ascii="Cambria Math" w:hAnsi="Cambria Math" w:cs="Arial"/>
                <w:szCs w:val="22"/>
              </w:rPr>
              <m:t>1</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X</m:t>
            </m:r>
          </m:e>
          <m:sub>
            <m:r>
              <w:rPr>
                <w:rFonts w:ascii="Cambria Math" w:hAnsi="Cambria Math" w:cs="Arial"/>
                <w:szCs w:val="22"/>
              </w:rPr>
              <m:t>2</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X</m:t>
            </m:r>
          </m:e>
          <m:sub>
            <m:r>
              <w:rPr>
                <w:rFonts w:ascii="Cambria Math" w:hAnsi="Cambria Math" w:cs="Arial"/>
                <w:szCs w:val="22"/>
              </w:rPr>
              <m:t>3</m:t>
            </m:r>
          </m:sub>
        </m:sSub>
      </m:oMath>
      <w:r w:rsidRPr="00F0401A">
        <w:rPr>
          <w:rFonts w:cs="Arial"/>
          <w:szCs w:val="22"/>
        </w:rPr>
        <w:t xml:space="preserve"> then it is mapped to a lower dimensional vector </w:t>
      </w:r>
      <m:oMath>
        <m:r>
          <w:rPr>
            <w:rFonts w:ascii="Cambria Math" w:hAnsi="Cambria Math" w:cs="Arial"/>
            <w:szCs w:val="22"/>
          </w:rPr>
          <m:t>Z</m:t>
        </m:r>
      </m:oMath>
      <w:r w:rsidRPr="00F0401A">
        <w:rPr>
          <w:rFonts w:cs="Arial"/>
          <w:szCs w:val="22"/>
        </w:rPr>
        <w:t xml:space="preserve"> and then from that it attempts to reconstruct the input to get the values </w:t>
      </w:r>
      <m:oMath>
        <m:sSub>
          <m:sSubPr>
            <m:ctrlPr>
              <w:rPr>
                <w:rFonts w:ascii="Cambria Math" w:hAnsi="Cambria Math" w:cs="Arial"/>
                <w:i/>
                <w:szCs w:val="22"/>
              </w:rPr>
            </m:ctrlPr>
          </m:sSubPr>
          <m:e>
            <m:r>
              <w:rPr>
                <w:rFonts w:ascii="Cambria Math" w:hAnsi="Cambria Math" w:cs="Arial"/>
                <w:szCs w:val="22"/>
              </w:rPr>
              <m:t>X ̃</m:t>
            </m:r>
          </m:e>
          <m:sub>
            <m:r>
              <w:rPr>
                <w:rFonts w:ascii="Cambria Math" w:hAnsi="Cambria Math" w:cs="Arial"/>
                <w:szCs w:val="22"/>
              </w:rPr>
              <m:t xml:space="preserve">1 </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X ̃</m:t>
            </m:r>
          </m:e>
          <m:sub>
            <m:r>
              <w:rPr>
                <w:rFonts w:ascii="Cambria Math" w:hAnsi="Cambria Math" w:cs="Arial"/>
                <w:szCs w:val="22"/>
              </w:rPr>
              <m:t>2</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X ̃</m:t>
            </m:r>
          </m:e>
          <m:sub>
            <m:r>
              <w:rPr>
                <w:rFonts w:ascii="Cambria Math" w:hAnsi="Cambria Math" w:cs="Arial"/>
                <w:szCs w:val="22"/>
              </w:rPr>
              <m:t>3</m:t>
            </m:r>
          </m:sub>
        </m:sSub>
      </m:oMath>
      <w:r w:rsidRPr="00F0401A">
        <w:rPr>
          <w:rFonts w:cs="Arial"/>
          <w:szCs w:val="22"/>
        </w:rPr>
        <w:t xml:space="preserve">. As the vector </w:t>
      </w:r>
      <m:oMath>
        <m:r>
          <w:rPr>
            <w:rFonts w:ascii="Cambria Math" w:hAnsi="Cambria Math" w:cs="Arial"/>
            <w:szCs w:val="22"/>
          </w:rPr>
          <m:t>Z</m:t>
        </m:r>
      </m:oMath>
      <w:r w:rsidRPr="00F0401A">
        <w:rPr>
          <w:rFonts w:cs="Arial"/>
          <w:szCs w:val="22"/>
        </w:rPr>
        <w:t xml:space="preserve"> is of lower dimension it is forced to identify relationships present in the data. The difference between the input and reconstructed input gives us the reconstruction error.The la</w:t>
      </w:r>
      <w:proofErr w:type="spellStart"/>
      <w:r w:rsidRPr="00F0401A">
        <w:rPr>
          <w:rFonts w:cs="Arial"/>
          <w:szCs w:val="22"/>
        </w:rPr>
        <w:t>rger</w:t>
      </w:r>
      <w:proofErr w:type="spellEnd"/>
      <w:r w:rsidRPr="00F0401A">
        <w:rPr>
          <w:rFonts w:cs="Arial"/>
          <w:szCs w:val="22"/>
        </w:rPr>
        <w:t xml:space="preserve"> the reconstruction error, more is the chances that this input does not conform to the relationships or patterns learnt from the historical data, i.e., this input may indicate abnormal behavior. Below is presented the reconstruction errors for the three Bands. </w:t>
      </w:r>
    </w:p>
    <w:p w14:paraId="4E4D589B" w14:textId="77777777" w:rsidR="007E4935" w:rsidRPr="00F0401A" w:rsidRDefault="007E4935" w:rsidP="007E4935">
      <w:pPr>
        <w:pStyle w:val="BodyText"/>
        <w:ind w:left="0"/>
        <w:rPr>
          <w:rFonts w:cs="Arial"/>
          <w:szCs w:val="22"/>
        </w:rPr>
      </w:pPr>
    </w:p>
    <w:p w14:paraId="084D1033" w14:textId="77777777" w:rsidR="007E4935" w:rsidRPr="00F0401A" w:rsidRDefault="007E4935" w:rsidP="007E4935">
      <w:pPr>
        <w:pStyle w:val="BodyText"/>
        <w:rPr>
          <w:rFonts w:cs="Arial"/>
          <w:szCs w:val="22"/>
        </w:rPr>
      </w:pPr>
      <w:r w:rsidRPr="00F0401A">
        <w:rPr>
          <w:rFonts w:cs="Arial"/>
          <w:noProof/>
          <w:szCs w:val="22"/>
        </w:rPr>
        <w:drawing>
          <wp:inline distT="0" distB="0" distL="0" distR="0" wp14:anchorId="0305065F" wp14:editId="72D22DDF">
            <wp:extent cx="3795646" cy="2156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367" cy="2169680"/>
                    </a:xfrm>
                    <a:prstGeom prst="rect">
                      <a:avLst/>
                    </a:prstGeom>
                    <a:noFill/>
                    <a:ln>
                      <a:noFill/>
                    </a:ln>
                  </pic:spPr>
                </pic:pic>
              </a:graphicData>
            </a:graphic>
          </wp:inline>
        </w:drawing>
      </w:r>
    </w:p>
    <w:p w14:paraId="0F73187F" w14:textId="77777777" w:rsidR="007E4935" w:rsidRPr="00F0401A" w:rsidRDefault="007E4935" w:rsidP="007E4935">
      <w:pPr>
        <w:pStyle w:val="BodyText"/>
        <w:spacing w:before="0"/>
        <w:ind w:left="3856"/>
        <w:rPr>
          <w:rFonts w:cs="Arial"/>
          <w:szCs w:val="22"/>
        </w:rPr>
      </w:pPr>
      <w:r w:rsidRPr="00F0401A">
        <w:rPr>
          <w:rFonts w:cs="Arial"/>
          <w:szCs w:val="22"/>
        </w:rPr>
        <w:t>Fig 2.2</w:t>
      </w:r>
    </w:p>
    <w:p w14:paraId="4D7F7ACE" w14:textId="77777777" w:rsidR="007E4935" w:rsidRPr="00F0401A" w:rsidRDefault="007E4935" w:rsidP="007E4935">
      <w:pPr>
        <w:pStyle w:val="BodyText"/>
        <w:spacing w:before="0"/>
        <w:rPr>
          <w:rFonts w:cs="Arial"/>
          <w:szCs w:val="22"/>
        </w:rPr>
      </w:pPr>
      <w:r w:rsidRPr="00F0401A">
        <w:rPr>
          <w:rFonts w:cs="Arial"/>
          <w:szCs w:val="22"/>
        </w:rPr>
        <w:t xml:space="preserve">  </w:t>
      </w:r>
      <w:r w:rsidRPr="00F0401A">
        <w:rPr>
          <w:rFonts w:cs="Arial"/>
          <w:szCs w:val="22"/>
        </w:rPr>
        <w:tab/>
        <w:t xml:space="preserve">      Reconstruction error for Band 2100</w:t>
      </w:r>
    </w:p>
    <w:p w14:paraId="2E97134B" w14:textId="77777777" w:rsidR="007E4935" w:rsidRPr="00F0401A" w:rsidRDefault="007E4935" w:rsidP="007E4935">
      <w:pPr>
        <w:pStyle w:val="BodyText"/>
        <w:rPr>
          <w:rFonts w:cs="Arial"/>
          <w:szCs w:val="22"/>
        </w:rPr>
      </w:pPr>
      <w:r w:rsidRPr="00F0401A">
        <w:rPr>
          <w:rFonts w:cs="Arial"/>
          <w:noProof/>
          <w:szCs w:val="22"/>
        </w:rPr>
        <w:drawing>
          <wp:inline distT="0" distB="0" distL="0" distR="0" wp14:anchorId="0436A92C" wp14:editId="4004A96B">
            <wp:extent cx="3821502" cy="219277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3110" cy="2205172"/>
                    </a:xfrm>
                    <a:prstGeom prst="rect">
                      <a:avLst/>
                    </a:prstGeom>
                    <a:noFill/>
                    <a:ln>
                      <a:noFill/>
                    </a:ln>
                  </pic:spPr>
                </pic:pic>
              </a:graphicData>
            </a:graphic>
          </wp:inline>
        </w:drawing>
      </w:r>
    </w:p>
    <w:p w14:paraId="74CBF1A5" w14:textId="77777777" w:rsidR="007E4935" w:rsidRPr="00F0401A" w:rsidRDefault="007E4935" w:rsidP="007E4935">
      <w:pPr>
        <w:pStyle w:val="BodyText"/>
        <w:spacing w:before="0"/>
        <w:ind w:left="3856"/>
        <w:rPr>
          <w:rFonts w:cs="Arial"/>
          <w:szCs w:val="22"/>
        </w:rPr>
      </w:pPr>
      <w:r w:rsidRPr="00F0401A">
        <w:rPr>
          <w:rFonts w:cs="Arial"/>
          <w:szCs w:val="22"/>
        </w:rPr>
        <w:t>Fig 2.3</w:t>
      </w:r>
    </w:p>
    <w:p w14:paraId="4F023922" w14:textId="77777777" w:rsidR="007E4935" w:rsidRPr="00F0401A" w:rsidRDefault="007E4935" w:rsidP="007E4935">
      <w:pPr>
        <w:pStyle w:val="BodyText"/>
        <w:spacing w:before="0"/>
        <w:rPr>
          <w:rFonts w:cs="Arial"/>
          <w:szCs w:val="22"/>
        </w:rPr>
      </w:pPr>
      <w:r w:rsidRPr="00F0401A">
        <w:rPr>
          <w:rFonts w:cs="Arial"/>
          <w:szCs w:val="22"/>
        </w:rPr>
        <w:t xml:space="preserve">  </w:t>
      </w:r>
      <w:r w:rsidRPr="00F0401A">
        <w:rPr>
          <w:rFonts w:cs="Arial"/>
          <w:szCs w:val="22"/>
        </w:rPr>
        <w:tab/>
        <w:t xml:space="preserve">      Reconstruction error for Band 1900_1</w:t>
      </w:r>
    </w:p>
    <w:p w14:paraId="2356A04D" w14:textId="77777777" w:rsidR="007E4935" w:rsidRPr="00F0401A" w:rsidRDefault="007E4935" w:rsidP="007E4935">
      <w:pPr>
        <w:pStyle w:val="BodyText"/>
        <w:rPr>
          <w:rFonts w:cs="Arial"/>
          <w:szCs w:val="22"/>
        </w:rPr>
      </w:pPr>
    </w:p>
    <w:p w14:paraId="4D50605F" w14:textId="77777777" w:rsidR="007E4935" w:rsidRPr="00F0401A" w:rsidRDefault="007E4935" w:rsidP="007E4935">
      <w:pPr>
        <w:pStyle w:val="BodyText"/>
        <w:rPr>
          <w:rFonts w:cs="Arial"/>
          <w:szCs w:val="22"/>
        </w:rPr>
      </w:pPr>
    </w:p>
    <w:p w14:paraId="1F8DF168" w14:textId="77777777" w:rsidR="007E4935" w:rsidRPr="00F0401A" w:rsidRDefault="007E4935" w:rsidP="007E4935">
      <w:pPr>
        <w:pStyle w:val="BodyText"/>
        <w:rPr>
          <w:rFonts w:cs="Arial"/>
          <w:szCs w:val="22"/>
        </w:rPr>
      </w:pPr>
    </w:p>
    <w:p w14:paraId="2372F4E8" w14:textId="77777777" w:rsidR="007E4935" w:rsidRPr="00F0401A" w:rsidRDefault="007E4935" w:rsidP="007E4935">
      <w:pPr>
        <w:pStyle w:val="BodyText"/>
        <w:rPr>
          <w:rFonts w:cs="Arial"/>
          <w:szCs w:val="22"/>
        </w:rPr>
      </w:pPr>
    </w:p>
    <w:p w14:paraId="0C2A1EC2" w14:textId="77777777" w:rsidR="007E4935" w:rsidRPr="00F0401A" w:rsidRDefault="007E4935" w:rsidP="007E4935">
      <w:pPr>
        <w:pStyle w:val="BodyText"/>
        <w:rPr>
          <w:rFonts w:cs="Arial"/>
          <w:szCs w:val="22"/>
        </w:rPr>
      </w:pPr>
    </w:p>
    <w:p w14:paraId="46EAADFA" w14:textId="77777777" w:rsidR="007E4935" w:rsidRPr="00F0401A" w:rsidRDefault="007E4935" w:rsidP="007E4935">
      <w:pPr>
        <w:pStyle w:val="BodyText"/>
        <w:rPr>
          <w:rFonts w:cs="Arial"/>
          <w:szCs w:val="22"/>
        </w:rPr>
      </w:pPr>
    </w:p>
    <w:p w14:paraId="34211DD2" w14:textId="77777777" w:rsidR="007E4935" w:rsidRPr="00F0401A" w:rsidRDefault="007E4935" w:rsidP="007E4935">
      <w:pPr>
        <w:pStyle w:val="BodyText"/>
        <w:rPr>
          <w:rFonts w:cs="Arial"/>
          <w:szCs w:val="22"/>
        </w:rPr>
      </w:pPr>
    </w:p>
    <w:p w14:paraId="1241ACD8" w14:textId="72F72575" w:rsidR="007E4935" w:rsidRPr="00F0401A" w:rsidRDefault="007E4935" w:rsidP="009B6222">
      <w:pPr>
        <w:pStyle w:val="BodyText"/>
        <w:ind w:left="1440"/>
        <w:rPr>
          <w:rFonts w:cs="Arial"/>
          <w:szCs w:val="22"/>
        </w:rPr>
      </w:pPr>
      <w:r w:rsidRPr="00F0401A">
        <w:rPr>
          <w:rFonts w:cs="Arial"/>
          <w:noProof/>
          <w:szCs w:val="22"/>
        </w:rPr>
        <w:lastRenderedPageBreak/>
        <w:drawing>
          <wp:inline distT="0" distB="0" distL="0" distR="0" wp14:anchorId="0DE43CB3" wp14:editId="07F955CE">
            <wp:extent cx="3795623" cy="21710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2287" cy="2180582"/>
                    </a:xfrm>
                    <a:prstGeom prst="rect">
                      <a:avLst/>
                    </a:prstGeom>
                    <a:noFill/>
                    <a:ln>
                      <a:noFill/>
                    </a:ln>
                  </pic:spPr>
                </pic:pic>
              </a:graphicData>
            </a:graphic>
          </wp:inline>
        </w:drawing>
      </w:r>
    </w:p>
    <w:p w14:paraId="7C9093EF" w14:textId="77777777" w:rsidR="007E4935" w:rsidRPr="00F0401A" w:rsidRDefault="007E4935" w:rsidP="007E4935">
      <w:pPr>
        <w:pStyle w:val="BodyText"/>
        <w:spacing w:before="0"/>
        <w:ind w:left="3856"/>
        <w:rPr>
          <w:rFonts w:cs="Arial"/>
          <w:szCs w:val="22"/>
        </w:rPr>
      </w:pPr>
      <w:bookmarkStart w:id="38" w:name="_Toc526942316"/>
      <w:bookmarkStart w:id="39" w:name="_Toc526942340"/>
      <w:bookmarkStart w:id="40" w:name="_Toc527017112"/>
      <w:bookmarkStart w:id="41" w:name="_Toc527017142"/>
      <w:bookmarkStart w:id="42" w:name="_Toc527017163"/>
      <w:r w:rsidRPr="00F0401A">
        <w:rPr>
          <w:rFonts w:cs="Arial"/>
          <w:szCs w:val="22"/>
        </w:rPr>
        <w:t>Fig 2.4</w:t>
      </w:r>
    </w:p>
    <w:p w14:paraId="5188443D" w14:textId="77777777" w:rsidR="007E4935" w:rsidRPr="00F0401A" w:rsidRDefault="007E4935" w:rsidP="007E4935">
      <w:pPr>
        <w:pStyle w:val="BodyText"/>
        <w:spacing w:before="0"/>
        <w:rPr>
          <w:rFonts w:cs="Arial"/>
          <w:szCs w:val="22"/>
        </w:rPr>
      </w:pPr>
      <w:r w:rsidRPr="00F0401A">
        <w:rPr>
          <w:rFonts w:cs="Arial"/>
          <w:szCs w:val="22"/>
        </w:rPr>
        <w:t xml:space="preserve">  </w:t>
      </w:r>
      <w:r w:rsidRPr="00F0401A">
        <w:rPr>
          <w:rFonts w:cs="Arial"/>
          <w:szCs w:val="22"/>
        </w:rPr>
        <w:tab/>
        <w:t xml:space="preserve">      Reconstruction error for Band 700</w:t>
      </w:r>
    </w:p>
    <w:p w14:paraId="1239E14B" w14:textId="77777777" w:rsidR="007E4935" w:rsidRPr="00F0401A" w:rsidRDefault="007E4935" w:rsidP="009B6222">
      <w:pPr>
        <w:pStyle w:val="Heading3"/>
        <w:rPr>
          <w:rFonts w:cs="Arial"/>
          <w:szCs w:val="22"/>
        </w:rPr>
      </w:pPr>
      <w:bookmarkStart w:id="43" w:name="_Toc10481197"/>
      <w:bookmarkStart w:id="44" w:name="_Toc10641083"/>
      <w:r w:rsidRPr="00F0401A">
        <w:rPr>
          <w:rFonts w:cs="Arial"/>
          <w:szCs w:val="22"/>
        </w:rPr>
        <w:t>Mapping reconstruction error to probability score</w:t>
      </w:r>
      <w:bookmarkEnd w:id="43"/>
      <w:bookmarkEnd w:id="44"/>
    </w:p>
    <w:p w14:paraId="4E43D37D" w14:textId="77777777" w:rsidR="009B6222" w:rsidRPr="00F0401A" w:rsidRDefault="007E4935" w:rsidP="009B6222">
      <w:pPr>
        <w:pStyle w:val="BodyText"/>
        <w:ind w:left="1350"/>
        <w:rPr>
          <w:rFonts w:cs="Arial"/>
          <w:szCs w:val="22"/>
        </w:rPr>
      </w:pPr>
      <w:r w:rsidRPr="00F0401A">
        <w:rPr>
          <w:rFonts w:cs="Arial"/>
          <w:szCs w:val="22"/>
        </w:rPr>
        <w:t>The reconstruction errors serve as a measure of how deviated the behavior of the cell is from normal behavior, but it becomes difficult to compare the errors of cells across bands. Hence propose to map the reconstruction error to the probability that this cell is not coming from the probability distribution of the normally functioning cells. This is done by applying the empirical distribution function of the reconstructions errors for any given value of the reconstruction error. Thus for every incident recording of a cell, we get a corresponding reconstruction error and for that reconstruction error we get a corresponding probability of this error coming from an an</w:t>
      </w:r>
      <w:r w:rsidR="009B6222" w:rsidRPr="00F0401A">
        <w:rPr>
          <w:rFonts w:cs="Arial"/>
          <w:szCs w:val="22"/>
        </w:rPr>
        <w:t>omalous or abnormal cell, i.e.</w:t>
      </w:r>
      <w:bookmarkStart w:id="45" w:name="_Toc10481198"/>
      <w:r w:rsidR="009B6222" w:rsidRPr="00F0401A">
        <w:rPr>
          <w:rFonts w:cs="Arial"/>
          <w:szCs w:val="22"/>
        </w:rPr>
        <w:t xml:space="preserve"> </w:t>
      </w:r>
    </w:p>
    <w:p w14:paraId="404A13C1" w14:textId="34377302" w:rsidR="007E4935" w:rsidRPr="00F0401A" w:rsidRDefault="007E4935" w:rsidP="009B6222">
      <w:pPr>
        <w:pStyle w:val="BodyText"/>
        <w:ind w:left="1350"/>
        <w:rPr>
          <w:rFonts w:cs="Arial"/>
          <w:szCs w:val="22"/>
        </w:rPr>
      </w:pPr>
      <m:oMath>
        <m:r>
          <m:rPr>
            <m:sty m:val="bi"/>
          </m:rPr>
          <w:rPr>
            <w:rFonts w:ascii="Cambria Math" w:hAnsi="Cambria Math" w:cs="Arial"/>
            <w:szCs w:val="22"/>
          </w:rPr>
          <m:t>P</m:t>
        </m:r>
        <m:d>
          <m:dPr>
            <m:endChr m:val="|"/>
            <m:ctrlPr>
              <w:rPr>
                <w:rFonts w:ascii="Cambria Math" w:hAnsi="Cambria Math" w:cs="Arial"/>
                <w:bCs/>
                <w:i/>
                <w:szCs w:val="22"/>
              </w:rPr>
            </m:ctrlPr>
          </m:dPr>
          <m:e>
            <m:r>
              <m:rPr>
                <m:sty m:val="bi"/>
              </m:rPr>
              <w:rPr>
                <w:rFonts w:ascii="Cambria Math" w:hAnsi="Cambria Math" w:cs="Arial"/>
                <w:szCs w:val="22"/>
              </w:rPr>
              <m:t>cel</m:t>
            </m:r>
            <m:sSub>
              <m:sSubPr>
                <m:ctrlPr>
                  <w:rPr>
                    <w:rFonts w:ascii="Cambria Math" w:hAnsi="Cambria Math" w:cs="Arial"/>
                    <w:bCs/>
                    <w:i/>
                    <w:szCs w:val="22"/>
                  </w:rPr>
                </m:ctrlPr>
              </m:sSubPr>
              <m:e>
                <m:r>
                  <m:rPr>
                    <m:sty m:val="bi"/>
                  </m:rPr>
                  <w:rPr>
                    <w:rFonts w:ascii="Cambria Math" w:hAnsi="Cambria Math" w:cs="Arial"/>
                    <w:szCs w:val="22"/>
                  </w:rPr>
                  <m:t>l</m:t>
                </m:r>
              </m:e>
              <m:sub>
                <m:r>
                  <m:rPr>
                    <m:sty m:val="bi"/>
                  </m:rPr>
                  <w:rPr>
                    <w:rFonts w:ascii="Cambria Math" w:hAnsi="Cambria Math" w:cs="Arial"/>
                    <w:szCs w:val="22"/>
                  </w:rPr>
                  <m:t>i</m:t>
                </m:r>
              </m:sub>
            </m:sSub>
            <m:r>
              <m:rPr>
                <m:sty m:val="bi"/>
              </m:rPr>
              <w:rPr>
                <w:rFonts w:ascii="Cambria Math" w:hAnsi="Cambria Math" w:cs="Arial"/>
                <w:szCs w:val="22"/>
              </w:rPr>
              <m:t xml:space="preserve"> is abnormal </m:t>
            </m:r>
          </m:e>
        </m:d>
        <m:r>
          <m:rPr>
            <m:sty m:val="bi"/>
          </m:rPr>
          <w:rPr>
            <w:rFonts w:ascii="Cambria Math" w:hAnsi="Cambria Math" w:cs="Arial"/>
            <w:szCs w:val="22"/>
          </w:rPr>
          <m:t>ban</m:t>
        </m:r>
        <m:sSub>
          <m:sSubPr>
            <m:ctrlPr>
              <w:rPr>
                <w:rFonts w:ascii="Cambria Math" w:hAnsi="Cambria Math" w:cs="Arial"/>
                <w:bCs/>
                <w:i/>
                <w:szCs w:val="22"/>
              </w:rPr>
            </m:ctrlPr>
          </m:sSubPr>
          <m:e>
            <m:r>
              <m:rPr>
                <m:sty m:val="bi"/>
              </m:rPr>
              <w:rPr>
                <w:rFonts w:ascii="Cambria Math" w:hAnsi="Cambria Math" w:cs="Arial"/>
                <w:szCs w:val="22"/>
              </w:rPr>
              <m:t>d</m:t>
            </m:r>
          </m:e>
          <m:sub>
            <m:r>
              <m:rPr>
                <m:sty m:val="bi"/>
              </m:rPr>
              <w:rPr>
                <w:rFonts w:ascii="Cambria Math" w:hAnsi="Cambria Math" w:cs="Arial"/>
                <w:szCs w:val="22"/>
              </w:rPr>
              <m:t>k</m:t>
            </m:r>
          </m:sub>
        </m:sSub>
        <m:r>
          <m:rPr>
            <m:sty m:val="bi"/>
          </m:rPr>
          <w:rPr>
            <w:rFonts w:ascii="Cambria Math" w:hAnsi="Cambria Math" w:cs="Arial"/>
            <w:szCs w:val="22"/>
          </w:rPr>
          <m:t xml:space="preserve">)= </m:t>
        </m:r>
        <m:r>
          <m:rPr>
            <m:sty m:val="b"/>
          </m:rPr>
          <w:rPr>
            <w:rFonts w:ascii="Cambria Math" w:hAnsi="Cambria Math" w:cs="Arial"/>
            <w:szCs w:val="22"/>
          </w:rPr>
          <m:t xml:space="preserve"> </m:t>
        </m:r>
        <m:r>
          <m:rPr>
            <m:sty m:val="bi"/>
          </m:rPr>
          <w:rPr>
            <w:rFonts w:ascii="Cambria Math" w:hAnsi="Cambria Math" w:cs="Arial"/>
            <w:szCs w:val="22"/>
          </w:rPr>
          <m:t>P</m:t>
        </m:r>
        <m:d>
          <m:dPr>
            <m:endChr m:val="|"/>
            <m:ctrlPr>
              <w:rPr>
                <w:rFonts w:ascii="Cambria Math" w:hAnsi="Cambria Math" w:cs="Arial"/>
                <w:bCs/>
                <w:i/>
                <w:szCs w:val="22"/>
              </w:rPr>
            </m:ctrlPr>
          </m:dPr>
          <m:e>
            <m:r>
              <m:rPr>
                <m:sty m:val="bi"/>
              </m:rPr>
              <w:rPr>
                <w:rFonts w:ascii="Cambria Math" w:hAnsi="Cambria Math" w:cs="Arial"/>
                <w:szCs w:val="22"/>
              </w:rPr>
              <m:t>reconstructionErro</m:t>
            </m:r>
            <m:sSub>
              <m:sSubPr>
                <m:ctrlPr>
                  <w:rPr>
                    <w:rFonts w:ascii="Cambria Math" w:hAnsi="Cambria Math" w:cs="Arial"/>
                    <w:bCs/>
                    <w:i/>
                    <w:szCs w:val="22"/>
                  </w:rPr>
                </m:ctrlPr>
              </m:sSubPr>
              <m:e>
                <m:r>
                  <m:rPr>
                    <m:sty m:val="bi"/>
                  </m:rPr>
                  <w:rPr>
                    <w:rFonts w:ascii="Cambria Math" w:hAnsi="Cambria Math" w:cs="Arial"/>
                    <w:szCs w:val="22"/>
                  </w:rPr>
                  <m:t>r</m:t>
                </m:r>
              </m:e>
              <m:sub>
                <m:r>
                  <m:rPr>
                    <m:sty m:val="bi"/>
                  </m:rPr>
                  <w:rPr>
                    <w:rFonts w:ascii="Cambria Math" w:hAnsi="Cambria Math" w:cs="Arial"/>
                    <w:szCs w:val="22"/>
                  </w:rPr>
                  <m:t>i</m:t>
                </m:r>
              </m:sub>
            </m:sSub>
            <m:r>
              <m:rPr>
                <m:sty m:val="bi"/>
              </m:rPr>
              <w:rPr>
                <w:rFonts w:ascii="Cambria Math" w:hAnsi="Cambria Math" w:cs="Arial"/>
                <w:szCs w:val="22"/>
              </w:rPr>
              <m:t xml:space="preserve">≤x </m:t>
            </m:r>
          </m:e>
        </m:d>
        <m:r>
          <m:rPr>
            <m:sty m:val="bi"/>
          </m:rPr>
          <w:rPr>
            <w:rFonts w:ascii="Cambria Math" w:hAnsi="Cambria Math" w:cs="Arial"/>
            <w:szCs w:val="22"/>
          </w:rPr>
          <m:t>ban</m:t>
        </m:r>
        <m:sSub>
          <m:sSubPr>
            <m:ctrlPr>
              <w:rPr>
                <w:rFonts w:ascii="Cambria Math" w:hAnsi="Cambria Math" w:cs="Arial"/>
                <w:bCs/>
                <w:i/>
                <w:szCs w:val="22"/>
              </w:rPr>
            </m:ctrlPr>
          </m:sSubPr>
          <m:e>
            <m:r>
              <m:rPr>
                <m:sty m:val="bi"/>
              </m:rPr>
              <w:rPr>
                <w:rFonts w:ascii="Cambria Math" w:hAnsi="Cambria Math" w:cs="Arial"/>
                <w:szCs w:val="22"/>
              </w:rPr>
              <m:t>d</m:t>
            </m:r>
          </m:e>
          <m:sub>
            <m:r>
              <m:rPr>
                <m:sty m:val="bi"/>
              </m:rPr>
              <w:rPr>
                <w:rFonts w:ascii="Cambria Math" w:hAnsi="Cambria Math" w:cs="Arial"/>
                <w:szCs w:val="22"/>
              </w:rPr>
              <m:t>k</m:t>
            </m:r>
          </m:sub>
        </m:sSub>
        <m:r>
          <m:rPr>
            <m:sty m:val="bi"/>
          </m:rPr>
          <w:rPr>
            <w:rFonts w:ascii="Cambria Math" w:hAnsi="Cambria Math" w:cs="Arial"/>
            <w:szCs w:val="22"/>
          </w:rPr>
          <m:t xml:space="preserve">) </m:t>
        </m:r>
      </m:oMath>
      <w:r w:rsidRPr="00F0401A">
        <w:rPr>
          <w:rFonts w:cs="Arial"/>
          <w:szCs w:val="22"/>
        </w:rPr>
        <w:t xml:space="preserve"> </w:t>
      </w:r>
      <w:r w:rsidRPr="00F0401A">
        <w:rPr>
          <w:rFonts w:cs="Arial"/>
          <w:bCs/>
          <w:szCs w:val="22"/>
        </w:rPr>
        <w:t xml:space="preserve"> gives the probability that a cell </w:t>
      </w:r>
      <m:oMath>
        <m:r>
          <m:rPr>
            <m:sty m:val="bi"/>
          </m:rPr>
          <w:rPr>
            <w:rFonts w:ascii="Cambria Math" w:hAnsi="Cambria Math" w:cs="Arial"/>
            <w:szCs w:val="22"/>
          </w:rPr>
          <m:t>i</m:t>
        </m:r>
      </m:oMath>
      <w:r w:rsidRPr="00F0401A">
        <w:rPr>
          <w:rFonts w:cs="Arial"/>
          <w:bCs/>
          <w:szCs w:val="22"/>
        </w:rPr>
        <w:t xml:space="preserve"> is abnormal when the reconstruction Error for that cell is </w:t>
      </w:r>
      <m:oMath>
        <m:r>
          <m:rPr>
            <m:sty m:val="bi"/>
          </m:rPr>
          <w:rPr>
            <w:rFonts w:ascii="Cambria Math" w:hAnsi="Cambria Math" w:cs="Arial"/>
            <w:szCs w:val="22"/>
          </w:rPr>
          <m:t>x</m:t>
        </m:r>
      </m:oMath>
      <w:bookmarkEnd w:id="45"/>
    </w:p>
    <w:p w14:paraId="74E4B052" w14:textId="77777777" w:rsidR="007E4935" w:rsidRPr="00F0401A" w:rsidRDefault="007E4935" w:rsidP="00887F54">
      <w:pPr>
        <w:pStyle w:val="BodyText"/>
        <w:tabs>
          <w:tab w:val="clear" w:pos="1247"/>
          <w:tab w:val="left" w:pos="1440"/>
        </w:tabs>
        <w:ind w:left="1440"/>
        <w:rPr>
          <w:rFonts w:cs="Arial"/>
          <w:szCs w:val="22"/>
        </w:rPr>
      </w:pPr>
      <w:r w:rsidRPr="00F0401A">
        <w:rPr>
          <w:rFonts w:cs="Arial"/>
          <w:szCs w:val="22"/>
        </w:rPr>
        <w:t xml:space="preserve"> This is illustrated in Fig 2.4 below. Here we have the empirical distribution of the errors and two records of errors for two cells shown by the orange and green line. The cell depicted by the green line has less reconstruction error and thus lesser probability of having been observed in an anomalous/abnormally functioning cell. The cell depicted by the orange line has more reconstruction error and has a higher probability of having been observed in an abnormal cell. </w:t>
      </w:r>
    </w:p>
    <w:p w14:paraId="433155E3" w14:textId="0201F34D" w:rsidR="007E4935" w:rsidRPr="00F0401A" w:rsidRDefault="007E4935" w:rsidP="00945C0C">
      <w:pPr>
        <w:pStyle w:val="BodyText"/>
        <w:ind w:left="1440"/>
        <w:rPr>
          <w:rFonts w:cs="Arial"/>
          <w:szCs w:val="22"/>
        </w:rPr>
      </w:pPr>
      <w:bookmarkStart w:id="46" w:name="_Toc10481199"/>
      <w:r w:rsidRPr="00F0401A">
        <w:rPr>
          <w:rFonts w:cs="Arial"/>
          <w:bCs/>
          <w:szCs w:val="22"/>
        </w:rPr>
        <w:t xml:space="preserve">Thus by mapping the reconstruction error to a probability score, we can now compare these scores across bands. </w:t>
      </w:r>
      <m:oMath>
        <m:r>
          <m:rPr>
            <m:sty m:val="bi"/>
          </m:rPr>
          <w:rPr>
            <w:rFonts w:ascii="Cambria Math" w:hAnsi="Cambria Math" w:cs="Arial"/>
            <w:szCs w:val="22"/>
          </w:rPr>
          <m:t>P</m:t>
        </m:r>
        <m:d>
          <m:dPr>
            <m:endChr m:val="|"/>
            <m:ctrlPr>
              <w:rPr>
                <w:rFonts w:ascii="Cambria Math" w:hAnsi="Cambria Math" w:cs="Arial"/>
                <w:bCs/>
                <w:i/>
                <w:szCs w:val="22"/>
              </w:rPr>
            </m:ctrlPr>
          </m:dPr>
          <m:e>
            <m:r>
              <m:rPr>
                <m:sty m:val="bi"/>
              </m:rPr>
              <w:rPr>
                <w:rFonts w:ascii="Cambria Math" w:hAnsi="Cambria Math" w:cs="Arial"/>
                <w:szCs w:val="22"/>
              </w:rPr>
              <m:t>cel</m:t>
            </m:r>
            <m:sSub>
              <m:sSubPr>
                <m:ctrlPr>
                  <w:rPr>
                    <w:rFonts w:ascii="Cambria Math" w:hAnsi="Cambria Math" w:cs="Arial"/>
                    <w:bCs/>
                    <w:i/>
                    <w:szCs w:val="22"/>
                  </w:rPr>
                </m:ctrlPr>
              </m:sSubPr>
              <m:e>
                <m:r>
                  <m:rPr>
                    <m:sty m:val="bi"/>
                  </m:rPr>
                  <w:rPr>
                    <w:rFonts w:ascii="Cambria Math" w:hAnsi="Cambria Math" w:cs="Arial"/>
                    <w:szCs w:val="22"/>
                  </w:rPr>
                  <m:t>l</m:t>
                </m:r>
              </m:e>
              <m:sub>
                <m:r>
                  <m:rPr>
                    <m:sty m:val="bi"/>
                  </m:rPr>
                  <w:rPr>
                    <w:rFonts w:ascii="Cambria Math" w:hAnsi="Cambria Math" w:cs="Arial"/>
                    <w:szCs w:val="22"/>
                  </w:rPr>
                  <m:t>i</m:t>
                </m:r>
              </m:sub>
            </m:sSub>
            <m:r>
              <m:rPr>
                <m:sty m:val="bi"/>
              </m:rPr>
              <w:rPr>
                <w:rFonts w:ascii="Cambria Math" w:hAnsi="Cambria Math" w:cs="Arial"/>
                <w:szCs w:val="22"/>
              </w:rPr>
              <m:t xml:space="preserve"> is abnormal </m:t>
            </m:r>
          </m:e>
        </m:d>
        <m:r>
          <m:rPr>
            <m:sty m:val="bi"/>
          </m:rPr>
          <w:rPr>
            <w:rFonts w:ascii="Cambria Math" w:hAnsi="Cambria Math" w:cs="Arial"/>
            <w:szCs w:val="22"/>
          </w:rPr>
          <m:t>ban</m:t>
        </m:r>
        <m:sSub>
          <m:sSubPr>
            <m:ctrlPr>
              <w:rPr>
                <w:rFonts w:ascii="Cambria Math" w:hAnsi="Cambria Math" w:cs="Arial"/>
                <w:bCs/>
                <w:i/>
                <w:szCs w:val="22"/>
              </w:rPr>
            </m:ctrlPr>
          </m:sSubPr>
          <m:e>
            <m:r>
              <m:rPr>
                <m:sty m:val="bi"/>
              </m:rPr>
              <w:rPr>
                <w:rFonts w:ascii="Cambria Math" w:hAnsi="Cambria Math" w:cs="Arial"/>
                <w:szCs w:val="22"/>
              </w:rPr>
              <m:t>d</m:t>
            </m:r>
          </m:e>
          <m:sub>
            <m:r>
              <m:rPr>
                <m:sty m:val="bi"/>
              </m:rPr>
              <w:rPr>
                <w:rFonts w:ascii="Cambria Math" w:hAnsi="Cambria Math" w:cs="Arial"/>
                <w:szCs w:val="22"/>
              </w:rPr>
              <m:t>k</m:t>
            </m:r>
          </m:sub>
        </m:sSub>
        <m:r>
          <m:rPr>
            <m:sty m:val="bi"/>
          </m:rPr>
          <w:rPr>
            <w:rFonts w:ascii="Cambria Math" w:hAnsi="Cambria Math" w:cs="Arial"/>
            <w:szCs w:val="22"/>
          </w:rPr>
          <m:t>)</m:t>
        </m:r>
      </m:oMath>
      <w:r w:rsidRPr="00F0401A">
        <w:rPr>
          <w:rFonts w:cs="Arial"/>
          <w:bCs/>
          <w:szCs w:val="22"/>
        </w:rPr>
        <w:t xml:space="preserve"> gives the</w:t>
      </w:r>
      <w:bookmarkEnd w:id="46"/>
      <w:r w:rsidR="0096382F" w:rsidRPr="00F0401A">
        <w:rPr>
          <w:rFonts w:cs="Arial"/>
          <w:bCs/>
          <w:szCs w:val="22"/>
        </w:rPr>
        <w:t>……???</w:t>
      </w:r>
      <w:r w:rsidRPr="00F0401A">
        <w:rPr>
          <w:rFonts w:cs="Arial"/>
          <w:bCs/>
          <w:szCs w:val="22"/>
        </w:rPr>
        <w:t xml:space="preserve"> </w:t>
      </w:r>
      <w:bookmarkStart w:id="47" w:name="_Toc10481200"/>
      <w:r w:rsidRPr="00F0401A">
        <w:rPr>
          <w:rFonts w:cs="Arial"/>
          <w:bCs/>
          <w:szCs w:val="22"/>
        </w:rPr>
        <w:t>We can now say which cell irrespective of the band it belongs to has a higher probability of needing our attention (i.e., behaving abnormally) and we can now rank the cells based on this probability scores.</w:t>
      </w:r>
      <w:bookmarkEnd w:id="47"/>
    </w:p>
    <w:p w14:paraId="56B8CA64" w14:textId="77777777" w:rsidR="007E4935" w:rsidRPr="00F0401A" w:rsidRDefault="007E4935" w:rsidP="007E4935">
      <w:pPr>
        <w:pStyle w:val="BodyText"/>
        <w:rPr>
          <w:rFonts w:cs="Arial"/>
          <w:szCs w:val="22"/>
        </w:rPr>
      </w:pPr>
      <w:r w:rsidRPr="00F0401A">
        <w:rPr>
          <w:rFonts w:cs="Arial"/>
          <w:szCs w:val="22"/>
        </w:rPr>
        <w:t>We have decided to scale the reconstruction errors (for each bands separately) using min-max scaling to limit the range of values that can be taken and thus have more points falling into the bins used for getting the empirical distribution.</w:t>
      </w:r>
    </w:p>
    <w:p w14:paraId="0A3951DF" w14:textId="77777777" w:rsidR="007E4935" w:rsidRPr="00F0401A" w:rsidRDefault="007E4935" w:rsidP="007E4935">
      <w:pPr>
        <w:pStyle w:val="Heading3"/>
        <w:rPr>
          <w:rFonts w:cs="Arial"/>
          <w:szCs w:val="22"/>
        </w:rPr>
      </w:pPr>
      <w:r w:rsidRPr="00F0401A">
        <w:rPr>
          <w:rFonts w:cs="Arial"/>
          <w:szCs w:val="22"/>
        </w:rPr>
        <w:lastRenderedPageBreak/>
        <w:t xml:space="preserve"> </w:t>
      </w:r>
      <w:bookmarkStart w:id="48" w:name="_Toc10481201"/>
      <w:bookmarkStart w:id="49" w:name="_Toc10641084"/>
      <w:r w:rsidRPr="00F0401A">
        <w:rPr>
          <w:rFonts w:cs="Arial"/>
          <w:szCs w:val="22"/>
        </w:rPr>
        <w:t>Exponential weighted moving average of probability scores</w:t>
      </w:r>
      <w:bookmarkEnd w:id="48"/>
      <w:bookmarkEnd w:id="49"/>
    </w:p>
    <w:p w14:paraId="54068EEF" w14:textId="77777777" w:rsidR="007E4935" w:rsidRPr="00F0401A" w:rsidRDefault="007E4935" w:rsidP="007E4935">
      <w:pPr>
        <w:pStyle w:val="BodyText"/>
        <w:rPr>
          <w:rFonts w:cs="Arial"/>
          <w:szCs w:val="22"/>
        </w:rPr>
      </w:pPr>
      <w:r w:rsidRPr="00F0401A">
        <w:rPr>
          <w:rFonts w:cs="Arial"/>
          <w:szCs w:val="22"/>
        </w:rPr>
        <w:t xml:space="preserve">It can be seen that some cells behave abnormally for a short time and then get back to normal, such cells require lesser attention than the ones which have been behaving abnormally for a sustain periods of time. Hence we have used exponential weighted average of the probability scores for the past 7 days, to arrive at the final score for ranking/comparing cells. The reason for using this approach is, more weight is given to the recent measurements than the ones in the past. </w:t>
      </w:r>
    </w:p>
    <w:p w14:paraId="1AA64623" w14:textId="77777777" w:rsidR="007E4935" w:rsidRPr="00F0401A" w:rsidRDefault="007E4935" w:rsidP="007E4935">
      <w:pPr>
        <w:pStyle w:val="BodyText"/>
        <w:rPr>
          <w:rFonts w:cs="Arial"/>
          <w:szCs w:val="22"/>
        </w:rPr>
      </w:pPr>
    </w:p>
    <w:p w14:paraId="77DD61FC" w14:textId="77777777" w:rsidR="007E4935" w:rsidRPr="00F0401A" w:rsidRDefault="007E4935" w:rsidP="007E4935">
      <w:pPr>
        <w:pStyle w:val="BodyText"/>
        <w:rPr>
          <w:rFonts w:cs="Arial"/>
          <w:szCs w:val="22"/>
        </w:rPr>
      </w:pPr>
      <w:r w:rsidRPr="00F0401A">
        <w:rPr>
          <w:rFonts w:cs="Arial"/>
          <w:noProof/>
          <w:szCs w:val="22"/>
        </w:rPr>
        <w:drawing>
          <wp:inline distT="0" distB="0" distL="0" distR="0" wp14:anchorId="63F1690A" wp14:editId="3F579540">
            <wp:extent cx="3760892" cy="2800350"/>
            <wp:effectExtent l="0" t="0" r="0" b="0"/>
            <wp:docPr id="23" name="Picture 23" descr="C:\Projects\EEA TMO cell\Results_24May\scaled_cum_prob_ew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jects\EEA TMO cell\Results_24May\scaled_cum_prob_ewm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8639" cy="2806118"/>
                    </a:xfrm>
                    <a:prstGeom prst="rect">
                      <a:avLst/>
                    </a:prstGeom>
                    <a:noFill/>
                    <a:ln>
                      <a:noFill/>
                    </a:ln>
                  </pic:spPr>
                </pic:pic>
              </a:graphicData>
            </a:graphic>
          </wp:inline>
        </w:drawing>
      </w:r>
    </w:p>
    <w:bookmarkEnd w:id="38"/>
    <w:bookmarkEnd w:id="39"/>
    <w:bookmarkEnd w:id="40"/>
    <w:bookmarkEnd w:id="41"/>
    <w:bookmarkEnd w:id="42"/>
    <w:p w14:paraId="4431A0DD" w14:textId="77777777" w:rsidR="007E4935" w:rsidRPr="00F0401A" w:rsidRDefault="007E4935" w:rsidP="007E4935">
      <w:pPr>
        <w:pStyle w:val="BodyText"/>
        <w:rPr>
          <w:rFonts w:cs="Arial"/>
          <w:szCs w:val="22"/>
        </w:rPr>
      </w:pPr>
    </w:p>
    <w:p w14:paraId="37214F1B" w14:textId="6EEE038F" w:rsidR="00197543" w:rsidRPr="00F0401A" w:rsidRDefault="00197543" w:rsidP="00197543">
      <w:pPr>
        <w:pStyle w:val="Heading3"/>
        <w:rPr>
          <w:rFonts w:cs="Arial"/>
          <w:szCs w:val="22"/>
        </w:rPr>
      </w:pPr>
      <w:bookmarkStart w:id="50" w:name="_Toc10641085"/>
      <w:r w:rsidRPr="00F0401A">
        <w:rPr>
          <w:rFonts w:cs="Arial"/>
          <w:szCs w:val="22"/>
        </w:rPr>
        <w:t>Result</w:t>
      </w:r>
      <w:r w:rsidR="00D954C5" w:rsidRPr="00F0401A">
        <w:rPr>
          <w:rFonts w:cs="Arial"/>
          <w:szCs w:val="22"/>
        </w:rPr>
        <w:t xml:space="preserve"> &amp; Validation</w:t>
      </w:r>
      <w:bookmarkEnd w:id="50"/>
    </w:p>
    <w:p w14:paraId="1CA38DCB" w14:textId="77777777" w:rsidR="007E4935" w:rsidRPr="00F0401A" w:rsidRDefault="007E4935" w:rsidP="007E4935">
      <w:pPr>
        <w:pStyle w:val="BodyText"/>
        <w:rPr>
          <w:rFonts w:cs="Arial"/>
          <w:szCs w:val="22"/>
        </w:rPr>
      </w:pPr>
      <w:r w:rsidRPr="00F0401A">
        <w:rPr>
          <w:rFonts w:cs="Arial"/>
          <w:szCs w:val="22"/>
        </w:rPr>
        <w:t>Two different Auto-encoder architectures were experimented with. One with the architecture (10, 7, 5, 7,10), 10 input nodes, followed 7, 5, 7 hidden nodes and then 10 output nodes. Then with the architecture (10,7,10). Tanh has been used as the activation function for the Auto-encoders. This was implemented using the H2O library in Python.</w:t>
      </w:r>
    </w:p>
    <w:p w14:paraId="49836629" w14:textId="77777777" w:rsidR="007E4935" w:rsidRPr="00F0401A" w:rsidRDefault="007E4935" w:rsidP="007E4935">
      <w:pPr>
        <w:pStyle w:val="BodyText"/>
        <w:rPr>
          <w:rFonts w:cs="Arial"/>
          <w:szCs w:val="22"/>
        </w:rPr>
      </w:pPr>
      <w:r w:rsidRPr="00F0401A">
        <w:rPr>
          <w:rFonts w:cs="Arial"/>
          <w:szCs w:val="22"/>
        </w:rPr>
        <w:t xml:space="preserve">As input to the Auto-encoders, the normalized values of the indicators have only been used, i.e., the input to the models were: </w:t>
      </w:r>
    </w:p>
    <w:p w14:paraId="50F2FC53" w14:textId="77777777" w:rsidR="007E4935" w:rsidRPr="00F0401A" w:rsidRDefault="007E4935" w:rsidP="007E4935">
      <w:pPr>
        <w:pStyle w:val="BodyText"/>
        <w:rPr>
          <w:rFonts w:cs="Arial"/>
          <w:szCs w:val="22"/>
        </w:rPr>
      </w:pPr>
    </w:p>
    <w:tbl>
      <w:tblPr>
        <w:tblW w:w="6660" w:type="dxa"/>
        <w:tblInd w:w="1327" w:type="dxa"/>
        <w:tblLook w:val="04A0" w:firstRow="1" w:lastRow="0" w:firstColumn="1" w:lastColumn="0" w:noHBand="0" w:noVBand="1"/>
      </w:tblPr>
      <w:tblGrid>
        <w:gridCol w:w="7686"/>
      </w:tblGrid>
      <w:tr w:rsidR="007E4935" w:rsidRPr="00F0401A" w14:paraId="2B17C26E" w14:textId="77777777" w:rsidTr="001922DF">
        <w:trPr>
          <w:trHeight w:val="315"/>
        </w:trPr>
        <w:tc>
          <w:tcPr>
            <w:tcW w:w="666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14C6D64B"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Variables</w:t>
            </w:r>
          </w:p>
        </w:tc>
      </w:tr>
      <w:tr w:rsidR="007E4935" w:rsidRPr="00F0401A" w14:paraId="6AC91A5F" w14:textId="77777777" w:rsidTr="001922DF">
        <w:trPr>
          <w:trHeight w:val="315"/>
        </w:trPr>
        <w:tc>
          <w:tcPr>
            <w:tcW w:w="6660" w:type="dxa"/>
            <w:tcBorders>
              <w:top w:val="nil"/>
              <w:left w:val="single" w:sz="4" w:space="0" w:color="auto"/>
              <w:bottom w:val="single" w:sz="4" w:space="0" w:color="auto"/>
              <w:right w:val="single" w:sz="4" w:space="0" w:color="auto"/>
            </w:tcBorders>
            <w:shd w:val="clear" w:color="auto" w:fill="auto"/>
            <w:noWrap/>
            <w:vAlign w:val="bottom"/>
            <w:hideMark/>
          </w:tcPr>
          <w:p w14:paraId="498ABEDE" w14:textId="77777777" w:rsidR="007E4935" w:rsidRPr="00F0401A" w:rsidRDefault="007E4935" w:rsidP="001922DF">
            <w:pPr>
              <w:rPr>
                <w:rFonts w:cs="Arial"/>
                <w:color w:val="000000"/>
                <w:szCs w:val="22"/>
                <w:lang w:val="en-US" w:bidi="hi-IN"/>
              </w:rPr>
            </w:pPr>
            <w:proofErr w:type="spellStart"/>
            <w:r w:rsidRPr="00F0401A">
              <w:rPr>
                <w:rFonts w:cs="Arial"/>
                <w:color w:val="000000"/>
                <w:szCs w:val="22"/>
                <w:lang w:val="en-US" w:bidi="hi-IN"/>
              </w:rPr>
              <w:t>MUTING_VOLTE_VOICE_norm</w:t>
            </w:r>
            <w:proofErr w:type="spellEnd"/>
            <w:r w:rsidRPr="00F0401A">
              <w:rPr>
                <w:rFonts w:cs="Arial"/>
                <w:color w:val="000000"/>
                <w:szCs w:val="22"/>
                <w:lang w:val="en-US" w:bidi="hi-IN"/>
              </w:rPr>
              <w:t xml:space="preserve">                              </w:t>
            </w:r>
          </w:p>
        </w:tc>
      </w:tr>
      <w:tr w:rsidR="007E4935" w:rsidRPr="00F0401A" w14:paraId="30D3A4DB" w14:textId="77777777" w:rsidTr="001922DF">
        <w:trPr>
          <w:trHeight w:val="315"/>
        </w:trPr>
        <w:tc>
          <w:tcPr>
            <w:tcW w:w="6660" w:type="dxa"/>
            <w:tcBorders>
              <w:top w:val="nil"/>
              <w:left w:val="single" w:sz="4" w:space="0" w:color="auto"/>
              <w:bottom w:val="single" w:sz="4" w:space="0" w:color="auto"/>
              <w:right w:val="single" w:sz="4" w:space="0" w:color="auto"/>
            </w:tcBorders>
            <w:shd w:val="clear" w:color="auto" w:fill="auto"/>
            <w:noWrap/>
            <w:vAlign w:val="bottom"/>
            <w:hideMark/>
          </w:tcPr>
          <w:p w14:paraId="4005928B" w14:textId="77777777" w:rsidR="007E4935" w:rsidRPr="00F0401A" w:rsidRDefault="007E4935" w:rsidP="001922DF">
            <w:pPr>
              <w:rPr>
                <w:rFonts w:cs="Arial"/>
                <w:color w:val="000000"/>
                <w:szCs w:val="22"/>
                <w:lang w:val="en-US" w:bidi="hi-IN"/>
              </w:rPr>
            </w:pPr>
            <w:proofErr w:type="spellStart"/>
            <w:r w:rsidRPr="00F0401A">
              <w:rPr>
                <w:rFonts w:cs="Arial"/>
                <w:color w:val="000000"/>
                <w:szCs w:val="22"/>
                <w:lang w:val="en-US" w:bidi="hi-IN"/>
              </w:rPr>
              <w:t>GARBLING_VOLTE_VOICE_norm</w:t>
            </w:r>
            <w:proofErr w:type="spellEnd"/>
            <w:r w:rsidRPr="00F0401A">
              <w:rPr>
                <w:rFonts w:cs="Arial"/>
                <w:color w:val="000000"/>
                <w:szCs w:val="22"/>
                <w:lang w:val="en-US" w:bidi="hi-IN"/>
              </w:rPr>
              <w:t xml:space="preserve">                            </w:t>
            </w:r>
          </w:p>
        </w:tc>
      </w:tr>
      <w:tr w:rsidR="007E4935" w:rsidRPr="00F0401A" w14:paraId="31CE3AD3" w14:textId="77777777" w:rsidTr="001922DF">
        <w:trPr>
          <w:trHeight w:val="315"/>
        </w:trPr>
        <w:tc>
          <w:tcPr>
            <w:tcW w:w="6660" w:type="dxa"/>
            <w:tcBorders>
              <w:top w:val="nil"/>
              <w:left w:val="single" w:sz="4" w:space="0" w:color="auto"/>
              <w:bottom w:val="single" w:sz="4" w:space="0" w:color="auto"/>
              <w:right w:val="single" w:sz="4" w:space="0" w:color="auto"/>
            </w:tcBorders>
            <w:shd w:val="clear" w:color="auto" w:fill="auto"/>
            <w:noWrap/>
            <w:vAlign w:val="bottom"/>
            <w:hideMark/>
          </w:tcPr>
          <w:p w14:paraId="42682E8A"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 xml:space="preserve">ACCESS_FAILURE_CC_503.1.223._VOLTE_IMS_norm          </w:t>
            </w:r>
          </w:p>
        </w:tc>
      </w:tr>
      <w:tr w:rsidR="007E4935" w:rsidRPr="00F0401A" w14:paraId="36BDAAF9" w14:textId="77777777" w:rsidTr="001922DF">
        <w:trPr>
          <w:trHeight w:val="315"/>
        </w:trPr>
        <w:tc>
          <w:tcPr>
            <w:tcW w:w="6660" w:type="dxa"/>
            <w:tcBorders>
              <w:top w:val="nil"/>
              <w:left w:val="single" w:sz="4" w:space="0" w:color="auto"/>
              <w:bottom w:val="single" w:sz="4" w:space="0" w:color="auto"/>
              <w:right w:val="single" w:sz="4" w:space="0" w:color="auto"/>
            </w:tcBorders>
            <w:shd w:val="clear" w:color="auto" w:fill="auto"/>
            <w:noWrap/>
            <w:vAlign w:val="bottom"/>
            <w:hideMark/>
          </w:tcPr>
          <w:p w14:paraId="4FB3908F"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lastRenderedPageBreak/>
              <w:t xml:space="preserve">DROP_CC_481_VOLTE_IMS_norm                           </w:t>
            </w:r>
          </w:p>
        </w:tc>
      </w:tr>
      <w:tr w:rsidR="007E4935" w:rsidRPr="00F0401A" w14:paraId="41E0C07C" w14:textId="77777777" w:rsidTr="001922DF">
        <w:trPr>
          <w:trHeight w:val="315"/>
        </w:trPr>
        <w:tc>
          <w:tcPr>
            <w:tcW w:w="6660" w:type="dxa"/>
            <w:tcBorders>
              <w:top w:val="nil"/>
              <w:left w:val="single" w:sz="4" w:space="0" w:color="auto"/>
              <w:bottom w:val="single" w:sz="4" w:space="0" w:color="auto"/>
              <w:right w:val="single" w:sz="4" w:space="0" w:color="auto"/>
            </w:tcBorders>
            <w:shd w:val="clear" w:color="auto" w:fill="auto"/>
            <w:noWrap/>
            <w:vAlign w:val="bottom"/>
            <w:hideMark/>
          </w:tcPr>
          <w:p w14:paraId="2554D0F3" w14:textId="77777777" w:rsidR="007E4935" w:rsidRPr="00F0401A" w:rsidRDefault="007E4935" w:rsidP="001922DF">
            <w:pPr>
              <w:rPr>
                <w:rFonts w:cs="Arial"/>
                <w:color w:val="000000"/>
                <w:szCs w:val="22"/>
                <w:lang w:val="en-US" w:bidi="hi-IN"/>
              </w:rPr>
            </w:pPr>
            <w:proofErr w:type="spellStart"/>
            <w:r w:rsidRPr="00F0401A">
              <w:rPr>
                <w:rFonts w:cs="Arial"/>
                <w:color w:val="000000"/>
                <w:szCs w:val="22"/>
                <w:lang w:val="en-US" w:bidi="hi-IN"/>
              </w:rPr>
              <w:t>CALL_SETUP_DELAY_VOLTE_IMS_norm</w:t>
            </w:r>
            <w:proofErr w:type="spellEnd"/>
            <w:r w:rsidRPr="00F0401A">
              <w:rPr>
                <w:rFonts w:cs="Arial"/>
                <w:color w:val="000000"/>
                <w:szCs w:val="22"/>
                <w:lang w:val="en-US" w:bidi="hi-IN"/>
              </w:rPr>
              <w:t xml:space="preserve">                      </w:t>
            </w:r>
          </w:p>
        </w:tc>
      </w:tr>
      <w:tr w:rsidR="007E4935" w:rsidRPr="00F0401A" w14:paraId="0846DF14" w14:textId="77777777" w:rsidTr="001922DF">
        <w:trPr>
          <w:trHeight w:val="315"/>
        </w:trPr>
        <w:tc>
          <w:tcPr>
            <w:tcW w:w="6660" w:type="dxa"/>
            <w:tcBorders>
              <w:top w:val="nil"/>
              <w:left w:val="single" w:sz="4" w:space="0" w:color="auto"/>
              <w:bottom w:val="single" w:sz="4" w:space="0" w:color="auto"/>
              <w:right w:val="single" w:sz="4" w:space="0" w:color="auto"/>
            </w:tcBorders>
            <w:shd w:val="clear" w:color="auto" w:fill="auto"/>
            <w:noWrap/>
            <w:vAlign w:val="bottom"/>
            <w:hideMark/>
          </w:tcPr>
          <w:p w14:paraId="66453674" w14:textId="77777777" w:rsidR="007E4935" w:rsidRPr="00F0401A" w:rsidRDefault="007E4935" w:rsidP="001922DF">
            <w:pPr>
              <w:rPr>
                <w:rFonts w:cs="Arial"/>
                <w:color w:val="000000"/>
                <w:szCs w:val="22"/>
                <w:lang w:val="en-US" w:bidi="hi-IN"/>
              </w:rPr>
            </w:pPr>
            <w:proofErr w:type="spellStart"/>
            <w:r w:rsidRPr="00F0401A">
              <w:rPr>
                <w:rFonts w:cs="Arial"/>
                <w:color w:val="000000"/>
                <w:szCs w:val="22"/>
                <w:lang w:val="en-US" w:bidi="hi-IN"/>
              </w:rPr>
              <w:t>SOFT_DROP_DUE_TO_MEDIA_STOP_VOLTE_IMS_norm</w:t>
            </w:r>
            <w:proofErr w:type="spellEnd"/>
            <w:r w:rsidRPr="00F0401A">
              <w:rPr>
                <w:rFonts w:cs="Arial"/>
                <w:color w:val="000000"/>
                <w:szCs w:val="22"/>
                <w:lang w:val="en-US" w:bidi="hi-IN"/>
              </w:rPr>
              <w:t xml:space="preserve">           </w:t>
            </w:r>
          </w:p>
        </w:tc>
      </w:tr>
      <w:tr w:rsidR="007E4935" w:rsidRPr="00F0401A" w14:paraId="785D2283" w14:textId="77777777" w:rsidTr="001922DF">
        <w:trPr>
          <w:trHeight w:val="315"/>
        </w:trPr>
        <w:tc>
          <w:tcPr>
            <w:tcW w:w="6660" w:type="dxa"/>
            <w:tcBorders>
              <w:top w:val="nil"/>
              <w:left w:val="single" w:sz="4" w:space="0" w:color="auto"/>
              <w:bottom w:val="single" w:sz="4" w:space="0" w:color="auto"/>
              <w:right w:val="single" w:sz="4" w:space="0" w:color="auto"/>
            </w:tcBorders>
            <w:shd w:val="clear" w:color="auto" w:fill="auto"/>
            <w:noWrap/>
            <w:vAlign w:val="bottom"/>
            <w:hideMark/>
          </w:tcPr>
          <w:p w14:paraId="21E8BB10"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 xml:space="preserve">DROP_CC_503_VOLTE_IMS_norm                           </w:t>
            </w:r>
          </w:p>
        </w:tc>
      </w:tr>
      <w:tr w:rsidR="007E4935" w:rsidRPr="00F0401A" w14:paraId="6B7976B5" w14:textId="77777777" w:rsidTr="001922DF">
        <w:trPr>
          <w:trHeight w:val="315"/>
        </w:trPr>
        <w:tc>
          <w:tcPr>
            <w:tcW w:w="6660" w:type="dxa"/>
            <w:tcBorders>
              <w:top w:val="nil"/>
              <w:left w:val="single" w:sz="4" w:space="0" w:color="auto"/>
              <w:bottom w:val="single" w:sz="4" w:space="0" w:color="auto"/>
              <w:right w:val="single" w:sz="4" w:space="0" w:color="auto"/>
            </w:tcBorders>
            <w:shd w:val="clear" w:color="auto" w:fill="auto"/>
            <w:noWrap/>
            <w:vAlign w:val="bottom"/>
            <w:hideMark/>
          </w:tcPr>
          <w:p w14:paraId="2801E34B"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 xml:space="preserve">DROP_CC_408_VOLTE_IMS_norm                           </w:t>
            </w:r>
          </w:p>
        </w:tc>
      </w:tr>
      <w:tr w:rsidR="007E4935" w:rsidRPr="00F0401A" w14:paraId="00C44C6A" w14:textId="77777777" w:rsidTr="001922DF">
        <w:trPr>
          <w:trHeight w:val="315"/>
        </w:trPr>
        <w:tc>
          <w:tcPr>
            <w:tcW w:w="6660" w:type="dxa"/>
            <w:tcBorders>
              <w:top w:val="nil"/>
              <w:left w:val="single" w:sz="4" w:space="0" w:color="auto"/>
              <w:bottom w:val="single" w:sz="4" w:space="0" w:color="auto"/>
              <w:right w:val="single" w:sz="4" w:space="0" w:color="auto"/>
            </w:tcBorders>
            <w:shd w:val="clear" w:color="auto" w:fill="auto"/>
            <w:noWrap/>
            <w:vAlign w:val="bottom"/>
            <w:hideMark/>
          </w:tcPr>
          <w:p w14:paraId="2DCBDC04" w14:textId="77777777" w:rsidR="007E4935" w:rsidRPr="00F0401A" w:rsidRDefault="007E4935" w:rsidP="001922DF">
            <w:pPr>
              <w:rPr>
                <w:rFonts w:cs="Arial"/>
                <w:color w:val="000000"/>
                <w:szCs w:val="22"/>
                <w:lang w:val="en-US" w:bidi="hi-IN"/>
              </w:rPr>
            </w:pPr>
            <w:proofErr w:type="spellStart"/>
            <w:r w:rsidRPr="00F0401A">
              <w:rPr>
                <w:rFonts w:cs="Arial"/>
                <w:color w:val="000000"/>
                <w:szCs w:val="22"/>
                <w:lang w:val="en-US" w:bidi="hi-IN"/>
              </w:rPr>
              <w:t>DROP_CC_OTHER_VOLTE_IMS_norm</w:t>
            </w:r>
            <w:proofErr w:type="spellEnd"/>
            <w:r w:rsidRPr="00F0401A">
              <w:rPr>
                <w:rFonts w:cs="Arial"/>
                <w:color w:val="000000"/>
                <w:szCs w:val="22"/>
                <w:lang w:val="en-US" w:bidi="hi-IN"/>
              </w:rPr>
              <w:t xml:space="preserve">                         </w:t>
            </w:r>
          </w:p>
        </w:tc>
      </w:tr>
      <w:tr w:rsidR="007E4935" w:rsidRPr="00F0401A" w14:paraId="6D028150" w14:textId="77777777" w:rsidTr="001922DF">
        <w:trPr>
          <w:trHeight w:val="315"/>
        </w:trPr>
        <w:tc>
          <w:tcPr>
            <w:tcW w:w="6660" w:type="dxa"/>
            <w:tcBorders>
              <w:top w:val="nil"/>
              <w:left w:val="single" w:sz="4" w:space="0" w:color="auto"/>
              <w:bottom w:val="single" w:sz="4" w:space="0" w:color="auto"/>
              <w:right w:val="single" w:sz="4" w:space="0" w:color="auto"/>
            </w:tcBorders>
            <w:shd w:val="clear" w:color="auto" w:fill="auto"/>
            <w:noWrap/>
            <w:vAlign w:val="bottom"/>
            <w:hideMark/>
          </w:tcPr>
          <w:p w14:paraId="05B43283" w14:textId="77777777" w:rsidR="007E4935" w:rsidRPr="00F0401A" w:rsidRDefault="007E4935" w:rsidP="001922DF">
            <w:pPr>
              <w:rPr>
                <w:rFonts w:cs="Arial"/>
                <w:color w:val="000000"/>
                <w:szCs w:val="22"/>
                <w:lang w:val="en-US" w:bidi="hi-IN"/>
              </w:rPr>
            </w:pPr>
            <w:proofErr w:type="spellStart"/>
            <w:r w:rsidRPr="00F0401A">
              <w:rPr>
                <w:rFonts w:cs="Arial"/>
                <w:color w:val="000000"/>
                <w:szCs w:val="22"/>
                <w:lang w:val="en-US" w:bidi="hi-IN"/>
              </w:rPr>
              <w:t>IMMEDIATE_VOLUNTARY_DROP_DUE_TO_MEDIA_STOP_VOLTE_norm</w:t>
            </w:r>
            <w:proofErr w:type="spellEnd"/>
          </w:p>
        </w:tc>
      </w:tr>
      <w:tr w:rsidR="007E4935" w:rsidRPr="00F0401A" w14:paraId="5542551F" w14:textId="77777777" w:rsidTr="001922DF">
        <w:trPr>
          <w:trHeight w:val="315"/>
        </w:trPr>
        <w:tc>
          <w:tcPr>
            <w:tcW w:w="6660" w:type="dxa"/>
            <w:tcBorders>
              <w:top w:val="nil"/>
              <w:left w:val="single" w:sz="4" w:space="0" w:color="auto"/>
              <w:bottom w:val="single" w:sz="4" w:space="0" w:color="auto"/>
              <w:right w:val="single" w:sz="4" w:space="0" w:color="auto"/>
            </w:tcBorders>
            <w:shd w:val="clear" w:color="auto" w:fill="auto"/>
            <w:noWrap/>
            <w:vAlign w:val="bottom"/>
            <w:hideMark/>
          </w:tcPr>
          <w:p w14:paraId="1427C878" w14:textId="77777777" w:rsidR="007E4935" w:rsidRPr="00F0401A" w:rsidRDefault="007E4935" w:rsidP="001922DF">
            <w:pPr>
              <w:rPr>
                <w:rFonts w:cs="Arial"/>
                <w:color w:val="000000"/>
                <w:szCs w:val="22"/>
                <w:lang w:val="en-US" w:bidi="hi-IN"/>
              </w:rPr>
            </w:pPr>
            <w:proofErr w:type="spellStart"/>
            <w:r w:rsidRPr="00F0401A">
              <w:rPr>
                <w:rFonts w:cs="Arial"/>
                <w:color w:val="000000"/>
                <w:szCs w:val="22"/>
                <w:lang w:val="en-US" w:bidi="hi-IN"/>
              </w:rPr>
              <w:t>DROP_SRVCC_TERMINATE_VOLTE_IMS_norm</w:t>
            </w:r>
            <w:proofErr w:type="spellEnd"/>
            <w:r w:rsidRPr="00F0401A">
              <w:rPr>
                <w:rFonts w:cs="Arial"/>
                <w:color w:val="000000"/>
                <w:szCs w:val="22"/>
                <w:lang w:val="en-US" w:bidi="hi-IN"/>
              </w:rPr>
              <w:t xml:space="preserve">                  </w:t>
            </w:r>
          </w:p>
        </w:tc>
      </w:tr>
    </w:tbl>
    <w:p w14:paraId="6CC86292" w14:textId="77777777" w:rsidR="007E4935" w:rsidRPr="00F0401A" w:rsidRDefault="007E4935" w:rsidP="007E4935">
      <w:pPr>
        <w:pStyle w:val="BodyText"/>
        <w:rPr>
          <w:rFonts w:cs="Arial"/>
          <w:szCs w:val="22"/>
        </w:rPr>
      </w:pPr>
    </w:p>
    <w:p w14:paraId="5E7A72D9" w14:textId="77777777" w:rsidR="007E4935" w:rsidRPr="00F0401A" w:rsidRDefault="007E4935" w:rsidP="007E4935">
      <w:pPr>
        <w:pStyle w:val="BodyText"/>
        <w:rPr>
          <w:rFonts w:cs="Arial"/>
          <w:szCs w:val="22"/>
        </w:rPr>
      </w:pPr>
    </w:p>
    <w:p w14:paraId="1A94D9C2" w14:textId="77777777" w:rsidR="007E4935" w:rsidRPr="00F0401A" w:rsidRDefault="007E4935" w:rsidP="007E4935">
      <w:pPr>
        <w:pStyle w:val="BodyText"/>
        <w:rPr>
          <w:rFonts w:cs="Arial"/>
          <w:szCs w:val="22"/>
        </w:rPr>
      </w:pPr>
      <w:r w:rsidRPr="00F0401A">
        <w:rPr>
          <w:rFonts w:cs="Arial"/>
          <w:szCs w:val="22"/>
        </w:rPr>
        <w:t>To verify if the approach we have taken to rank cells, we have performed three sets of tests.</w:t>
      </w:r>
    </w:p>
    <w:p w14:paraId="5B72A2AB" w14:textId="77777777" w:rsidR="007E4935" w:rsidRPr="00F0401A" w:rsidRDefault="007E4935" w:rsidP="007E4935">
      <w:pPr>
        <w:pStyle w:val="BodyText"/>
        <w:numPr>
          <w:ilvl w:val="0"/>
          <w:numId w:val="30"/>
        </w:numPr>
        <w:rPr>
          <w:rFonts w:cs="Arial"/>
          <w:szCs w:val="22"/>
        </w:rPr>
      </w:pPr>
      <w:r w:rsidRPr="00F0401A">
        <w:rPr>
          <w:rFonts w:cs="Arial"/>
          <w:szCs w:val="22"/>
        </w:rPr>
        <w:t>we picked up a few cells ranked highly as abnormal and have checked what are the different incident rates for these cells. We also checked what are the incident rates for those cells ranked lowly. Below in Figures. 3.1 to 3.6 we have taken the distribution of these incidents for all the cells (can be seen by the histogram in green), the incident rates for the highly ranked cells (marked by the dashed red lines) and the incident rates for the lowly ranked cells (indicated by the green dashed lines). we can see that those sites rated highly (having higher chances of abnormality) have higher incident rates compared to the incident rates normally seen. We can also see that the green lines indicating the lowly ranked cells are always well within the normal range. From these figures we can see that cells ranked have highly has one or more incident types having higher than normal values, but the cells ranked lowly never have any incident types taking higher than normal values.</w:t>
      </w:r>
    </w:p>
    <w:p w14:paraId="57D766FE" w14:textId="77777777" w:rsidR="007E4935" w:rsidRPr="00F0401A" w:rsidRDefault="007E4935" w:rsidP="007E4935">
      <w:pPr>
        <w:pStyle w:val="BodyText"/>
        <w:numPr>
          <w:ilvl w:val="0"/>
          <w:numId w:val="30"/>
        </w:numPr>
        <w:rPr>
          <w:rFonts w:cs="Arial"/>
          <w:szCs w:val="22"/>
        </w:rPr>
      </w:pPr>
      <w:r w:rsidRPr="00F0401A">
        <w:rPr>
          <w:rFonts w:cs="Arial"/>
          <w:szCs w:val="22"/>
        </w:rPr>
        <w:t>we divided the cells into two categories, those that are normal and those that are critical. The critical cells are the top 5% of the highly ranked(abnormal) cells and the rest are considered normal. We check the distribution of the different types of incidents. We can notice that the distribution for the critical cells clearly have a higher mean and more extreme values for different types of incidents, this can be observed in the figures 3.7 to 3.10.</w:t>
      </w:r>
    </w:p>
    <w:p w14:paraId="7D96F530" w14:textId="77777777" w:rsidR="007E4935" w:rsidRPr="00F0401A" w:rsidRDefault="007E4935" w:rsidP="007E4935">
      <w:pPr>
        <w:pStyle w:val="BodyText"/>
        <w:numPr>
          <w:ilvl w:val="0"/>
          <w:numId w:val="30"/>
        </w:numPr>
        <w:rPr>
          <w:rFonts w:cs="Arial"/>
          <w:szCs w:val="22"/>
        </w:rPr>
      </w:pPr>
      <w:r w:rsidRPr="00F0401A">
        <w:rPr>
          <w:rFonts w:cs="Arial"/>
          <w:szCs w:val="22"/>
        </w:rPr>
        <w:t>We picked the top 20 highly ranked cells and obtained their mean values for all the normalized values for different incident types, this was compared to the top 20 lowly ranked cells and obtained their mean values for all the normalized values for different incident types. We can observe that normalized incident values for the highly ranked or termed Bad cells are significantly higher than lowly ranked or Good cells.</w:t>
      </w:r>
    </w:p>
    <w:p w14:paraId="23492741" w14:textId="77777777" w:rsidR="007E4935" w:rsidRPr="00F0401A" w:rsidRDefault="007E4935" w:rsidP="007E4935">
      <w:pPr>
        <w:pStyle w:val="BodyText"/>
        <w:rPr>
          <w:rFonts w:cs="Arial"/>
          <w:szCs w:val="22"/>
        </w:rPr>
      </w:pPr>
    </w:p>
    <w:p w14:paraId="4873A2FB" w14:textId="77777777" w:rsidR="007E4935" w:rsidRPr="00F0401A" w:rsidRDefault="007E4935" w:rsidP="007E4935">
      <w:pPr>
        <w:pStyle w:val="BodyText"/>
        <w:rPr>
          <w:rFonts w:cs="Arial"/>
          <w:szCs w:val="22"/>
        </w:rPr>
      </w:pPr>
      <w:r w:rsidRPr="00F0401A">
        <w:rPr>
          <w:rFonts w:cs="Arial"/>
          <w:noProof/>
          <w:szCs w:val="22"/>
        </w:rPr>
        <w:lastRenderedPageBreak/>
        <w:drawing>
          <wp:inline distT="0" distB="0" distL="0" distR="0" wp14:anchorId="3586480E" wp14:editId="7B872231">
            <wp:extent cx="5086350" cy="2900705"/>
            <wp:effectExtent l="0" t="0" r="0" b="0"/>
            <wp:docPr id="8" name="Picture 8" descr="C:\Projects\EEA TMO cell\Results_24May\access_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s\EEA TMO cell\Results_24May\access_fail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4641" cy="2928245"/>
                    </a:xfrm>
                    <a:prstGeom prst="rect">
                      <a:avLst/>
                    </a:prstGeom>
                    <a:noFill/>
                    <a:ln>
                      <a:noFill/>
                    </a:ln>
                  </pic:spPr>
                </pic:pic>
              </a:graphicData>
            </a:graphic>
          </wp:inline>
        </w:drawing>
      </w:r>
    </w:p>
    <w:p w14:paraId="17406422" w14:textId="77777777" w:rsidR="007E4935" w:rsidRPr="00F0401A" w:rsidRDefault="007E4935" w:rsidP="007E4935">
      <w:pPr>
        <w:pStyle w:val="BodyText"/>
        <w:spacing w:before="0"/>
        <w:ind w:left="5040"/>
        <w:rPr>
          <w:rFonts w:cs="Arial"/>
          <w:szCs w:val="22"/>
        </w:rPr>
      </w:pPr>
      <w:r w:rsidRPr="00F0401A">
        <w:rPr>
          <w:rFonts w:cs="Arial"/>
          <w:szCs w:val="22"/>
        </w:rPr>
        <w:t>Fig 3.1</w:t>
      </w:r>
    </w:p>
    <w:p w14:paraId="1C4E23E0" w14:textId="77777777" w:rsidR="007E4935" w:rsidRPr="00F0401A" w:rsidRDefault="007E4935" w:rsidP="007E4935">
      <w:pPr>
        <w:pStyle w:val="BodyText"/>
        <w:spacing w:before="0"/>
        <w:rPr>
          <w:rFonts w:cs="Arial"/>
          <w:szCs w:val="22"/>
        </w:rPr>
      </w:pPr>
      <w:r w:rsidRPr="00F0401A">
        <w:rPr>
          <w:rFonts w:cs="Arial"/>
          <w:szCs w:val="22"/>
        </w:rPr>
        <w:t xml:space="preserve"> </w:t>
      </w:r>
      <w:r w:rsidRPr="00F0401A">
        <w:rPr>
          <w:rFonts w:cs="Arial"/>
          <w:szCs w:val="22"/>
        </w:rPr>
        <w:tab/>
        <w:t>Access Failure incidents for highly and lowly ranked cells for Band 1900_1</w:t>
      </w:r>
    </w:p>
    <w:p w14:paraId="7CC312B3" w14:textId="77777777" w:rsidR="007E4935" w:rsidRPr="00F0401A" w:rsidRDefault="007E4935" w:rsidP="007E4935">
      <w:pPr>
        <w:pStyle w:val="BodyText"/>
        <w:rPr>
          <w:rFonts w:cs="Arial"/>
          <w:szCs w:val="22"/>
        </w:rPr>
      </w:pPr>
    </w:p>
    <w:p w14:paraId="62B1646C" w14:textId="77777777" w:rsidR="007E4935" w:rsidRPr="00F0401A" w:rsidRDefault="007E4935" w:rsidP="007E4935">
      <w:pPr>
        <w:pStyle w:val="BodyText"/>
        <w:rPr>
          <w:rFonts w:cs="Arial"/>
          <w:szCs w:val="22"/>
        </w:rPr>
      </w:pPr>
    </w:p>
    <w:p w14:paraId="4A6665C4" w14:textId="77777777" w:rsidR="007E4935" w:rsidRPr="00F0401A" w:rsidRDefault="007E4935" w:rsidP="007E4935">
      <w:pPr>
        <w:pStyle w:val="BodyText"/>
        <w:rPr>
          <w:rFonts w:cs="Arial"/>
          <w:szCs w:val="22"/>
        </w:rPr>
      </w:pPr>
      <w:r w:rsidRPr="00F0401A">
        <w:rPr>
          <w:rFonts w:cs="Arial"/>
          <w:noProof/>
          <w:szCs w:val="22"/>
        </w:rPr>
        <w:drawing>
          <wp:inline distT="0" distB="0" distL="0" distR="0" wp14:anchorId="0A379B3A" wp14:editId="124AC96E">
            <wp:extent cx="5172075" cy="2957435"/>
            <wp:effectExtent l="0" t="0" r="0" b="0"/>
            <wp:docPr id="20" name="Picture 20" descr="C:\Projects\EEA TMO cell\Results_24May\drop_cc_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jects\EEA TMO cell\Results_24May\drop_cc_48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7888" cy="2989350"/>
                    </a:xfrm>
                    <a:prstGeom prst="rect">
                      <a:avLst/>
                    </a:prstGeom>
                    <a:noFill/>
                    <a:ln>
                      <a:noFill/>
                    </a:ln>
                  </pic:spPr>
                </pic:pic>
              </a:graphicData>
            </a:graphic>
          </wp:inline>
        </w:drawing>
      </w:r>
    </w:p>
    <w:p w14:paraId="555AE492" w14:textId="77777777" w:rsidR="007E4935" w:rsidRPr="00F0401A" w:rsidRDefault="007E4935" w:rsidP="007E4935">
      <w:pPr>
        <w:pStyle w:val="BodyText"/>
        <w:spacing w:before="0"/>
        <w:ind w:left="5040"/>
        <w:rPr>
          <w:rFonts w:cs="Arial"/>
          <w:szCs w:val="22"/>
        </w:rPr>
      </w:pPr>
      <w:r w:rsidRPr="00F0401A">
        <w:rPr>
          <w:rFonts w:cs="Arial"/>
          <w:szCs w:val="22"/>
        </w:rPr>
        <w:t>Fig 3.2</w:t>
      </w:r>
    </w:p>
    <w:p w14:paraId="1AFFA31C" w14:textId="77777777" w:rsidR="007E4935" w:rsidRPr="00F0401A" w:rsidRDefault="007E4935" w:rsidP="007E4935">
      <w:pPr>
        <w:pStyle w:val="BodyText"/>
        <w:spacing w:before="0"/>
        <w:ind w:left="2488"/>
        <w:rPr>
          <w:rFonts w:cs="Arial"/>
          <w:szCs w:val="22"/>
        </w:rPr>
      </w:pPr>
      <w:r w:rsidRPr="00F0401A">
        <w:rPr>
          <w:rFonts w:cs="Arial"/>
          <w:szCs w:val="22"/>
        </w:rPr>
        <w:t xml:space="preserve">          Drop call incidents for highly and lowly ranked cells for Band 1900_1</w:t>
      </w:r>
    </w:p>
    <w:p w14:paraId="5C213C7E" w14:textId="77777777" w:rsidR="007E4935" w:rsidRPr="00F0401A" w:rsidRDefault="007E4935" w:rsidP="007E4935">
      <w:pPr>
        <w:pStyle w:val="BodyText"/>
        <w:rPr>
          <w:rFonts w:cs="Arial"/>
          <w:szCs w:val="22"/>
        </w:rPr>
      </w:pPr>
    </w:p>
    <w:p w14:paraId="021A8704" w14:textId="77777777" w:rsidR="007E4935" w:rsidRPr="00F0401A" w:rsidRDefault="007E4935" w:rsidP="007E4935">
      <w:pPr>
        <w:pStyle w:val="BodyText"/>
        <w:rPr>
          <w:rFonts w:cs="Arial"/>
          <w:szCs w:val="22"/>
        </w:rPr>
      </w:pPr>
    </w:p>
    <w:p w14:paraId="4EBA64BE" w14:textId="77777777" w:rsidR="007E4935" w:rsidRPr="00F0401A" w:rsidRDefault="007E4935" w:rsidP="007E4935">
      <w:pPr>
        <w:pStyle w:val="BodyText"/>
        <w:rPr>
          <w:rFonts w:cs="Arial"/>
          <w:szCs w:val="22"/>
        </w:rPr>
      </w:pPr>
      <w:r w:rsidRPr="00F0401A">
        <w:rPr>
          <w:rFonts w:cs="Arial"/>
          <w:noProof/>
          <w:szCs w:val="22"/>
        </w:rPr>
        <w:drawing>
          <wp:inline distT="0" distB="0" distL="0" distR="0" wp14:anchorId="5A1E2DC4" wp14:editId="52CEA9DE">
            <wp:extent cx="5292891" cy="2895600"/>
            <wp:effectExtent l="0" t="0" r="3175" b="0"/>
            <wp:docPr id="24" name="Picture 24" descr="C:\Projects\EEA TMO cell\Results_24May\garbling_volte_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jects\EEA TMO cell\Results_24May\garbling_volte_voi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8347" cy="2909526"/>
                    </a:xfrm>
                    <a:prstGeom prst="rect">
                      <a:avLst/>
                    </a:prstGeom>
                    <a:noFill/>
                    <a:ln>
                      <a:noFill/>
                    </a:ln>
                  </pic:spPr>
                </pic:pic>
              </a:graphicData>
            </a:graphic>
          </wp:inline>
        </w:drawing>
      </w:r>
    </w:p>
    <w:p w14:paraId="5FB7A105" w14:textId="77777777" w:rsidR="007E4935" w:rsidRPr="00F0401A" w:rsidRDefault="007E4935" w:rsidP="007E4935">
      <w:pPr>
        <w:pStyle w:val="BodyText"/>
        <w:spacing w:before="0"/>
        <w:ind w:left="5040"/>
        <w:rPr>
          <w:rFonts w:cs="Arial"/>
          <w:szCs w:val="22"/>
        </w:rPr>
      </w:pPr>
      <w:r w:rsidRPr="00F0401A">
        <w:rPr>
          <w:rFonts w:cs="Arial"/>
          <w:szCs w:val="22"/>
        </w:rPr>
        <w:t>Fig 3.3</w:t>
      </w:r>
    </w:p>
    <w:p w14:paraId="22A91F0D" w14:textId="77777777" w:rsidR="007E4935" w:rsidRPr="00F0401A" w:rsidRDefault="007E4935" w:rsidP="007E4935">
      <w:pPr>
        <w:pStyle w:val="BodyText"/>
        <w:spacing w:before="0"/>
        <w:ind w:left="2488"/>
        <w:rPr>
          <w:rFonts w:cs="Arial"/>
          <w:szCs w:val="22"/>
        </w:rPr>
      </w:pPr>
      <w:r w:rsidRPr="00F0401A">
        <w:rPr>
          <w:rFonts w:cs="Arial"/>
          <w:szCs w:val="22"/>
        </w:rPr>
        <w:t xml:space="preserve">           Garbling incidents for highly and lowly ranked cells for Band 1900_1</w:t>
      </w:r>
    </w:p>
    <w:p w14:paraId="4D18EE38" w14:textId="77777777" w:rsidR="007E4935" w:rsidRPr="00F0401A" w:rsidRDefault="007E4935" w:rsidP="007E4935">
      <w:pPr>
        <w:pStyle w:val="BodyText"/>
        <w:rPr>
          <w:rFonts w:cs="Arial"/>
          <w:szCs w:val="22"/>
        </w:rPr>
      </w:pPr>
    </w:p>
    <w:p w14:paraId="5077B289" w14:textId="77777777" w:rsidR="007E4935" w:rsidRPr="00F0401A" w:rsidRDefault="007E4935" w:rsidP="007E4935">
      <w:pPr>
        <w:pStyle w:val="BodyText"/>
        <w:rPr>
          <w:rFonts w:cs="Arial"/>
          <w:szCs w:val="22"/>
        </w:rPr>
      </w:pPr>
      <w:r w:rsidRPr="00F0401A">
        <w:rPr>
          <w:rFonts w:cs="Arial"/>
          <w:noProof/>
          <w:szCs w:val="22"/>
        </w:rPr>
        <w:drawing>
          <wp:inline distT="0" distB="0" distL="0" distR="0" wp14:anchorId="5D57988A" wp14:editId="0483DFBF">
            <wp:extent cx="5016997" cy="2868761"/>
            <wp:effectExtent l="0" t="0" r="0" b="8255"/>
            <wp:docPr id="25" name="Picture 25" descr="C:\Projects\EEA TMO cell\Results_24May\muting_volte_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EEA TMO cell\Results_24May\muting_volte_voi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0570" cy="2870804"/>
                    </a:xfrm>
                    <a:prstGeom prst="rect">
                      <a:avLst/>
                    </a:prstGeom>
                    <a:noFill/>
                    <a:ln>
                      <a:noFill/>
                    </a:ln>
                  </pic:spPr>
                </pic:pic>
              </a:graphicData>
            </a:graphic>
          </wp:inline>
        </w:drawing>
      </w:r>
    </w:p>
    <w:p w14:paraId="1B090398" w14:textId="77777777" w:rsidR="007E4935" w:rsidRPr="00F0401A" w:rsidRDefault="007E4935" w:rsidP="007E4935">
      <w:pPr>
        <w:pStyle w:val="BodyText"/>
        <w:spacing w:before="0"/>
        <w:ind w:left="5040"/>
        <w:rPr>
          <w:rFonts w:cs="Arial"/>
          <w:szCs w:val="22"/>
        </w:rPr>
      </w:pPr>
      <w:r w:rsidRPr="00F0401A">
        <w:rPr>
          <w:rFonts w:cs="Arial"/>
          <w:szCs w:val="22"/>
        </w:rPr>
        <w:t>Fig 3.4</w:t>
      </w:r>
    </w:p>
    <w:p w14:paraId="43DB9F2F" w14:textId="77777777" w:rsidR="007E4935" w:rsidRPr="00F0401A" w:rsidRDefault="007E4935" w:rsidP="007E4935">
      <w:pPr>
        <w:pStyle w:val="BodyText"/>
        <w:spacing w:before="0"/>
        <w:ind w:left="2488"/>
        <w:rPr>
          <w:rFonts w:cs="Arial"/>
          <w:szCs w:val="22"/>
        </w:rPr>
      </w:pPr>
      <w:r w:rsidRPr="00F0401A">
        <w:rPr>
          <w:rFonts w:cs="Arial"/>
          <w:szCs w:val="22"/>
        </w:rPr>
        <w:t xml:space="preserve">           Muting incidents for highly and lowly ranked cells for Band 1900_1</w:t>
      </w:r>
    </w:p>
    <w:p w14:paraId="5B76940E" w14:textId="77777777" w:rsidR="007E4935" w:rsidRPr="00F0401A" w:rsidRDefault="007E4935" w:rsidP="007E4935">
      <w:pPr>
        <w:pStyle w:val="BodyText"/>
        <w:rPr>
          <w:rFonts w:cs="Arial"/>
          <w:szCs w:val="22"/>
        </w:rPr>
      </w:pPr>
    </w:p>
    <w:p w14:paraId="6F1ACFF3" w14:textId="77777777" w:rsidR="007E4935" w:rsidRPr="00F0401A" w:rsidRDefault="007E4935" w:rsidP="007E4935">
      <w:pPr>
        <w:pStyle w:val="BodyText"/>
        <w:rPr>
          <w:rFonts w:cs="Arial"/>
          <w:szCs w:val="22"/>
        </w:rPr>
      </w:pPr>
    </w:p>
    <w:p w14:paraId="72A88892" w14:textId="77777777" w:rsidR="007E4935" w:rsidRPr="00F0401A" w:rsidRDefault="007E4935" w:rsidP="007E4935">
      <w:pPr>
        <w:pStyle w:val="BodyText"/>
        <w:rPr>
          <w:rFonts w:cs="Arial"/>
          <w:szCs w:val="22"/>
        </w:rPr>
      </w:pPr>
      <w:r w:rsidRPr="00F0401A">
        <w:rPr>
          <w:rFonts w:cs="Arial"/>
          <w:noProof/>
          <w:szCs w:val="22"/>
        </w:rPr>
        <w:drawing>
          <wp:inline distT="0" distB="0" distL="0" distR="0" wp14:anchorId="522B4E4B" wp14:editId="62677E04">
            <wp:extent cx="5271625" cy="2819400"/>
            <wp:effectExtent l="0" t="0" r="5715" b="0"/>
            <wp:docPr id="21" name="Picture 21" descr="C:\Projects\EEA TMO cell\Results_24May\soft_d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jects\EEA TMO cell\Results_24May\soft_dro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9658" cy="2839741"/>
                    </a:xfrm>
                    <a:prstGeom prst="rect">
                      <a:avLst/>
                    </a:prstGeom>
                    <a:noFill/>
                    <a:ln>
                      <a:noFill/>
                    </a:ln>
                  </pic:spPr>
                </pic:pic>
              </a:graphicData>
            </a:graphic>
          </wp:inline>
        </w:drawing>
      </w:r>
    </w:p>
    <w:p w14:paraId="468C4D70" w14:textId="77777777" w:rsidR="007E4935" w:rsidRPr="00F0401A" w:rsidRDefault="007E4935" w:rsidP="007E4935">
      <w:pPr>
        <w:pStyle w:val="BodyText"/>
        <w:spacing w:before="0"/>
        <w:ind w:left="5040"/>
        <w:rPr>
          <w:rFonts w:cs="Arial"/>
          <w:szCs w:val="22"/>
        </w:rPr>
      </w:pPr>
      <w:r w:rsidRPr="00F0401A">
        <w:rPr>
          <w:rFonts w:cs="Arial"/>
          <w:szCs w:val="22"/>
        </w:rPr>
        <w:t>Fig 3.5</w:t>
      </w:r>
    </w:p>
    <w:p w14:paraId="0F839A08" w14:textId="77777777" w:rsidR="007E4935" w:rsidRPr="00F0401A" w:rsidRDefault="007E4935" w:rsidP="007E4935">
      <w:pPr>
        <w:pStyle w:val="BodyText"/>
        <w:spacing w:before="0"/>
        <w:ind w:left="2488"/>
        <w:rPr>
          <w:rFonts w:cs="Arial"/>
          <w:szCs w:val="22"/>
        </w:rPr>
      </w:pPr>
      <w:r w:rsidRPr="00F0401A">
        <w:rPr>
          <w:rFonts w:cs="Arial"/>
          <w:szCs w:val="22"/>
        </w:rPr>
        <w:t xml:space="preserve">           Soft Drop incidents for highly and lowly ranked cells for Band 1900_1</w:t>
      </w:r>
    </w:p>
    <w:p w14:paraId="46B8DE4D" w14:textId="77777777" w:rsidR="007E4935" w:rsidRPr="00F0401A" w:rsidRDefault="007E4935" w:rsidP="007E4935">
      <w:pPr>
        <w:pStyle w:val="BodyText"/>
        <w:rPr>
          <w:rFonts w:cs="Arial"/>
          <w:szCs w:val="22"/>
        </w:rPr>
      </w:pPr>
    </w:p>
    <w:p w14:paraId="3D350F0F" w14:textId="77777777" w:rsidR="007E4935" w:rsidRPr="00F0401A" w:rsidRDefault="007E4935" w:rsidP="007E4935">
      <w:pPr>
        <w:pStyle w:val="BodyText"/>
        <w:rPr>
          <w:rFonts w:cs="Arial"/>
          <w:szCs w:val="22"/>
        </w:rPr>
      </w:pPr>
      <w:r w:rsidRPr="00F0401A">
        <w:rPr>
          <w:rFonts w:cs="Arial"/>
          <w:noProof/>
          <w:szCs w:val="22"/>
        </w:rPr>
        <w:drawing>
          <wp:inline distT="0" distB="0" distL="0" distR="0" wp14:anchorId="375A5970" wp14:editId="2025EC70">
            <wp:extent cx="5207497" cy="2977691"/>
            <wp:effectExtent l="0" t="0" r="0" b="0"/>
            <wp:docPr id="22" name="Picture 22" descr="C:\Projects\EEA TMO cell\Results_24May\sum_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jects\EEA TMO cell\Results_24May\sum_nor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3600" cy="2986899"/>
                    </a:xfrm>
                    <a:prstGeom prst="rect">
                      <a:avLst/>
                    </a:prstGeom>
                    <a:noFill/>
                    <a:ln>
                      <a:noFill/>
                    </a:ln>
                  </pic:spPr>
                </pic:pic>
              </a:graphicData>
            </a:graphic>
          </wp:inline>
        </w:drawing>
      </w:r>
    </w:p>
    <w:p w14:paraId="378F792F" w14:textId="77777777" w:rsidR="007E4935" w:rsidRPr="00F0401A" w:rsidRDefault="007E4935" w:rsidP="007E4935">
      <w:pPr>
        <w:pStyle w:val="BodyText"/>
        <w:spacing w:before="0"/>
        <w:ind w:left="5040"/>
        <w:rPr>
          <w:rFonts w:cs="Arial"/>
          <w:szCs w:val="22"/>
        </w:rPr>
      </w:pPr>
      <w:r w:rsidRPr="00F0401A">
        <w:rPr>
          <w:rFonts w:cs="Arial"/>
          <w:szCs w:val="22"/>
        </w:rPr>
        <w:t>Fig 3.6</w:t>
      </w:r>
    </w:p>
    <w:p w14:paraId="1628C589" w14:textId="77777777" w:rsidR="007E4935" w:rsidRPr="00F0401A" w:rsidRDefault="007E4935" w:rsidP="007E4935">
      <w:pPr>
        <w:pStyle w:val="BodyText"/>
        <w:spacing w:before="0"/>
        <w:ind w:left="2488"/>
        <w:rPr>
          <w:rFonts w:cs="Arial"/>
          <w:szCs w:val="22"/>
        </w:rPr>
      </w:pPr>
      <w:r w:rsidRPr="00F0401A">
        <w:rPr>
          <w:rFonts w:cs="Arial"/>
          <w:szCs w:val="22"/>
        </w:rPr>
        <w:t xml:space="preserve">           </w:t>
      </w:r>
      <w:proofErr w:type="spellStart"/>
      <w:r w:rsidRPr="00F0401A">
        <w:rPr>
          <w:rFonts w:cs="Arial"/>
          <w:szCs w:val="22"/>
        </w:rPr>
        <w:t>Sum_Nom</w:t>
      </w:r>
      <w:proofErr w:type="spellEnd"/>
      <w:r w:rsidRPr="00F0401A">
        <w:rPr>
          <w:rFonts w:cs="Arial"/>
          <w:szCs w:val="22"/>
        </w:rPr>
        <w:t xml:space="preserve"> for highly and lowly ranked cells for Band 1900_1</w:t>
      </w:r>
    </w:p>
    <w:p w14:paraId="352EDADB" w14:textId="77777777" w:rsidR="007E4935" w:rsidRPr="00F0401A" w:rsidRDefault="007E4935" w:rsidP="007E4935">
      <w:pPr>
        <w:pStyle w:val="BodyText"/>
        <w:spacing w:before="0"/>
        <w:ind w:left="2488"/>
        <w:rPr>
          <w:rFonts w:cs="Arial"/>
          <w:szCs w:val="22"/>
        </w:rPr>
      </w:pPr>
      <w:proofErr w:type="spellStart"/>
      <w:r w:rsidRPr="00F0401A">
        <w:rPr>
          <w:rFonts w:cs="Arial"/>
          <w:szCs w:val="22"/>
        </w:rPr>
        <w:lastRenderedPageBreak/>
        <w:t>Sum_norm</w:t>
      </w:r>
      <w:proofErr w:type="spellEnd"/>
      <w:r w:rsidRPr="00F0401A">
        <w:rPr>
          <w:rFonts w:cs="Arial"/>
          <w:szCs w:val="22"/>
        </w:rPr>
        <w:t xml:space="preserve"> was not used for training the model, but we can observe that highly ranked cells have higher </w:t>
      </w:r>
      <w:proofErr w:type="spellStart"/>
      <w:r w:rsidRPr="00F0401A">
        <w:rPr>
          <w:rFonts w:cs="Arial"/>
          <w:szCs w:val="22"/>
        </w:rPr>
        <w:t>sum_norm</w:t>
      </w:r>
      <w:proofErr w:type="spellEnd"/>
      <w:r w:rsidRPr="00F0401A">
        <w:rPr>
          <w:rFonts w:cs="Arial"/>
          <w:szCs w:val="22"/>
        </w:rPr>
        <w:t xml:space="preserve">. </w:t>
      </w:r>
      <w:proofErr w:type="spellStart"/>
      <w:r w:rsidRPr="00F0401A">
        <w:rPr>
          <w:rFonts w:cs="Arial"/>
          <w:szCs w:val="22"/>
        </w:rPr>
        <w:t>sum_norm</w:t>
      </w:r>
      <w:proofErr w:type="spellEnd"/>
      <w:r w:rsidRPr="00F0401A">
        <w:rPr>
          <w:rFonts w:cs="Arial"/>
          <w:szCs w:val="22"/>
        </w:rPr>
        <w:t xml:space="preserve"> is the sum of all the normalized incident values for a given cell and day. </w:t>
      </w:r>
    </w:p>
    <w:p w14:paraId="618EE557" w14:textId="77777777" w:rsidR="007E4935" w:rsidRPr="00F0401A" w:rsidRDefault="007E4935" w:rsidP="007E4935">
      <w:pPr>
        <w:pStyle w:val="Heading1"/>
        <w:numPr>
          <w:ilvl w:val="0"/>
          <w:numId w:val="0"/>
        </w:numPr>
        <w:ind w:left="1304"/>
        <w:rPr>
          <w:rFonts w:cs="Arial"/>
          <w:sz w:val="22"/>
          <w:szCs w:val="22"/>
        </w:rPr>
      </w:pPr>
    </w:p>
    <w:p w14:paraId="42011605" w14:textId="77777777" w:rsidR="007E4935" w:rsidRPr="00F0401A" w:rsidRDefault="007E4935" w:rsidP="007E4935">
      <w:pPr>
        <w:pStyle w:val="BodyText"/>
        <w:rPr>
          <w:rFonts w:cs="Arial"/>
          <w:szCs w:val="22"/>
        </w:rPr>
      </w:pPr>
    </w:p>
    <w:p w14:paraId="3EB6885F" w14:textId="77777777" w:rsidR="007E4935" w:rsidRPr="00F0401A" w:rsidRDefault="007E4935" w:rsidP="007E4935">
      <w:pPr>
        <w:pStyle w:val="BodyText"/>
        <w:rPr>
          <w:rFonts w:cs="Arial"/>
          <w:szCs w:val="22"/>
        </w:rPr>
      </w:pPr>
      <w:r w:rsidRPr="00F0401A">
        <w:rPr>
          <w:rFonts w:cs="Arial"/>
          <w:noProof/>
          <w:szCs w:val="22"/>
        </w:rPr>
        <w:drawing>
          <wp:inline distT="0" distB="0" distL="0" distR="0" wp14:anchorId="69EC5ADA" wp14:editId="2B66590E">
            <wp:extent cx="4591050" cy="2630460"/>
            <wp:effectExtent l="0" t="0" r="0" b="0"/>
            <wp:docPr id="26" name="Picture 26" descr="C:\Projects\EEA TMO cell\Results_24May\boxplot_b19001_drop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EEA TMO cell\Results_24May\boxplot_b19001_dropc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0134" cy="2647124"/>
                    </a:xfrm>
                    <a:prstGeom prst="rect">
                      <a:avLst/>
                    </a:prstGeom>
                    <a:noFill/>
                    <a:ln>
                      <a:noFill/>
                    </a:ln>
                  </pic:spPr>
                </pic:pic>
              </a:graphicData>
            </a:graphic>
          </wp:inline>
        </w:drawing>
      </w:r>
    </w:p>
    <w:p w14:paraId="7B9A7415" w14:textId="77777777" w:rsidR="007E4935" w:rsidRPr="00F0401A" w:rsidRDefault="007E4935" w:rsidP="007E4935">
      <w:pPr>
        <w:pStyle w:val="BodyText"/>
        <w:spacing w:before="0"/>
        <w:ind w:left="5040"/>
        <w:rPr>
          <w:rFonts w:cs="Arial"/>
          <w:szCs w:val="22"/>
        </w:rPr>
      </w:pPr>
      <w:r w:rsidRPr="00F0401A">
        <w:rPr>
          <w:rFonts w:cs="Arial"/>
          <w:szCs w:val="22"/>
        </w:rPr>
        <w:t>Fig 3.7</w:t>
      </w:r>
    </w:p>
    <w:p w14:paraId="0B41F787" w14:textId="6CFACD3C" w:rsidR="007E4935" w:rsidRPr="00F0401A" w:rsidRDefault="007E4935" w:rsidP="008E6904">
      <w:pPr>
        <w:pStyle w:val="BodyText"/>
        <w:spacing w:before="0"/>
        <w:ind w:left="2488"/>
        <w:rPr>
          <w:rFonts w:cs="Arial"/>
          <w:szCs w:val="22"/>
        </w:rPr>
      </w:pPr>
      <w:r w:rsidRPr="00F0401A">
        <w:rPr>
          <w:rFonts w:cs="Arial"/>
          <w:szCs w:val="22"/>
        </w:rPr>
        <w:t xml:space="preserve">           Drop incidents distribution for normal an</w:t>
      </w:r>
      <w:r w:rsidR="008E6904" w:rsidRPr="00F0401A">
        <w:rPr>
          <w:rFonts w:cs="Arial"/>
          <w:szCs w:val="22"/>
        </w:rPr>
        <w:t>d critical cells for Band 1900_1</w:t>
      </w:r>
    </w:p>
    <w:p w14:paraId="7CC1B474" w14:textId="77777777" w:rsidR="007E4935" w:rsidRPr="00F0401A" w:rsidRDefault="007E4935" w:rsidP="007E4935">
      <w:pPr>
        <w:pStyle w:val="BodyText"/>
        <w:rPr>
          <w:rFonts w:cs="Arial"/>
          <w:szCs w:val="22"/>
        </w:rPr>
      </w:pPr>
    </w:p>
    <w:p w14:paraId="2E34D21C" w14:textId="77777777" w:rsidR="007E4935" w:rsidRPr="00F0401A" w:rsidRDefault="007E4935" w:rsidP="007E4935">
      <w:pPr>
        <w:pStyle w:val="BodyText"/>
        <w:rPr>
          <w:rFonts w:cs="Arial"/>
          <w:szCs w:val="22"/>
        </w:rPr>
      </w:pPr>
      <w:r w:rsidRPr="00F0401A">
        <w:rPr>
          <w:rFonts w:cs="Arial"/>
          <w:noProof/>
          <w:szCs w:val="22"/>
        </w:rPr>
        <w:drawing>
          <wp:inline distT="0" distB="0" distL="0" distR="0" wp14:anchorId="10732B3B" wp14:editId="2D4E324E">
            <wp:extent cx="4219575" cy="2463651"/>
            <wp:effectExtent l="0" t="0" r="0" b="0"/>
            <wp:docPr id="6" name="Picture 6" descr="C:\Projects\EEA TMO cell\Results_24May\boxplot_b19001_garb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EEA TMO cell\Results_24May\boxplot_b19001_garbl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6185" cy="2473349"/>
                    </a:xfrm>
                    <a:prstGeom prst="rect">
                      <a:avLst/>
                    </a:prstGeom>
                    <a:noFill/>
                    <a:ln>
                      <a:noFill/>
                    </a:ln>
                  </pic:spPr>
                </pic:pic>
              </a:graphicData>
            </a:graphic>
          </wp:inline>
        </w:drawing>
      </w:r>
    </w:p>
    <w:p w14:paraId="3B6D3B56" w14:textId="77777777" w:rsidR="007E4935" w:rsidRPr="00F0401A" w:rsidRDefault="007E4935" w:rsidP="007E4935">
      <w:pPr>
        <w:pStyle w:val="BodyText"/>
        <w:spacing w:before="0"/>
        <w:ind w:left="5040"/>
        <w:rPr>
          <w:rFonts w:cs="Arial"/>
          <w:szCs w:val="22"/>
        </w:rPr>
      </w:pPr>
      <w:r w:rsidRPr="00F0401A">
        <w:rPr>
          <w:rFonts w:cs="Arial"/>
          <w:szCs w:val="22"/>
        </w:rPr>
        <w:t>Fig 3.8</w:t>
      </w:r>
    </w:p>
    <w:p w14:paraId="688A30CD" w14:textId="77777777" w:rsidR="007E4935" w:rsidRPr="00F0401A" w:rsidRDefault="007E4935" w:rsidP="007E4935">
      <w:pPr>
        <w:pStyle w:val="BodyText"/>
        <w:spacing w:before="0"/>
        <w:ind w:left="2488"/>
        <w:rPr>
          <w:rFonts w:cs="Arial"/>
          <w:szCs w:val="22"/>
        </w:rPr>
      </w:pPr>
      <w:r w:rsidRPr="00F0401A">
        <w:rPr>
          <w:rFonts w:cs="Arial"/>
          <w:szCs w:val="22"/>
        </w:rPr>
        <w:t xml:space="preserve">          Garbling incidents distribution for normal and critical cells for Band 1900_1</w:t>
      </w:r>
    </w:p>
    <w:p w14:paraId="187F0B28" w14:textId="77777777" w:rsidR="007E4935" w:rsidRPr="00F0401A" w:rsidRDefault="007E4935" w:rsidP="007E4935">
      <w:pPr>
        <w:pStyle w:val="BodyText"/>
        <w:rPr>
          <w:rFonts w:cs="Arial"/>
          <w:szCs w:val="22"/>
        </w:rPr>
      </w:pPr>
    </w:p>
    <w:p w14:paraId="5CDBB979" w14:textId="77777777" w:rsidR="007E4935" w:rsidRPr="00F0401A" w:rsidRDefault="007E4935" w:rsidP="007E4935">
      <w:pPr>
        <w:pStyle w:val="Heading1"/>
        <w:numPr>
          <w:ilvl w:val="0"/>
          <w:numId w:val="0"/>
        </w:numPr>
        <w:ind w:left="1304"/>
        <w:rPr>
          <w:rFonts w:cs="Arial"/>
          <w:sz w:val="22"/>
          <w:szCs w:val="22"/>
        </w:rPr>
      </w:pPr>
      <w:bookmarkStart w:id="51" w:name="_Toc10627811"/>
      <w:bookmarkStart w:id="52" w:name="_Toc10641086"/>
      <w:r w:rsidRPr="00F0401A">
        <w:rPr>
          <w:rFonts w:cs="Arial"/>
          <w:noProof/>
          <w:sz w:val="22"/>
          <w:szCs w:val="22"/>
        </w:rPr>
        <w:drawing>
          <wp:inline distT="0" distB="0" distL="0" distR="0" wp14:anchorId="2BEC92D5" wp14:editId="2DC9CD92">
            <wp:extent cx="4322337" cy="2476500"/>
            <wp:effectExtent l="0" t="0" r="2540" b="0"/>
            <wp:docPr id="9" name="Picture 9" descr="C:\Projects\EEA TMO cell\Results_24May\boxplot_b19001_m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EEA TMO cell\Results_24May\boxplot_b19001_mut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7326" cy="2496547"/>
                    </a:xfrm>
                    <a:prstGeom prst="rect">
                      <a:avLst/>
                    </a:prstGeom>
                    <a:noFill/>
                    <a:ln>
                      <a:noFill/>
                    </a:ln>
                  </pic:spPr>
                </pic:pic>
              </a:graphicData>
            </a:graphic>
          </wp:inline>
        </w:drawing>
      </w:r>
      <w:bookmarkEnd w:id="51"/>
      <w:bookmarkEnd w:id="52"/>
    </w:p>
    <w:p w14:paraId="74673CC8" w14:textId="77777777" w:rsidR="007E4935" w:rsidRPr="00F0401A" w:rsidRDefault="007E4935" w:rsidP="007E4935">
      <w:pPr>
        <w:pStyle w:val="BodyText"/>
        <w:spacing w:before="0"/>
        <w:ind w:left="5040"/>
        <w:rPr>
          <w:rFonts w:cs="Arial"/>
          <w:szCs w:val="22"/>
        </w:rPr>
      </w:pPr>
      <w:r w:rsidRPr="00F0401A">
        <w:rPr>
          <w:rFonts w:cs="Arial"/>
          <w:szCs w:val="22"/>
        </w:rPr>
        <w:t>Fig 3.9</w:t>
      </w:r>
    </w:p>
    <w:p w14:paraId="3793BF17" w14:textId="77777777" w:rsidR="007E4935" w:rsidRPr="00F0401A" w:rsidRDefault="007E4935" w:rsidP="007E4935">
      <w:pPr>
        <w:pStyle w:val="BodyText"/>
        <w:spacing w:before="0"/>
        <w:ind w:left="2488"/>
        <w:rPr>
          <w:rFonts w:cs="Arial"/>
          <w:szCs w:val="22"/>
        </w:rPr>
      </w:pPr>
      <w:r w:rsidRPr="00F0401A">
        <w:rPr>
          <w:rFonts w:cs="Arial"/>
          <w:szCs w:val="22"/>
        </w:rPr>
        <w:t xml:space="preserve">           Muting incidents distribution for normal and critical cells for Band 1900_1</w:t>
      </w:r>
    </w:p>
    <w:p w14:paraId="3A16A7B4" w14:textId="77777777" w:rsidR="007E4935" w:rsidRPr="00F0401A" w:rsidRDefault="007E4935" w:rsidP="007E4935">
      <w:pPr>
        <w:pStyle w:val="BodyText"/>
        <w:rPr>
          <w:rFonts w:cs="Arial"/>
          <w:szCs w:val="22"/>
        </w:rPr>
      </w:pPr>
    </w:p>
    <w:p w14:paraId="122C6FC6" w14:textId="77777777" w:rsidR="007E4935" w:rsidRPr="00F0401A" w:rsidRDefault="007E4935" w:rsidP="007E4935">
      <w:pPr>
        <w:pStyle w:val="BodyText"/>
        <w:rPr>
          <w:rFonts w:cs="Arial"/>
          <w:szCs w:val="22"/>
        </w:rPr>
      </w:pPr>
      <w:r w:rsidRPr="00F0401A">
        <w:rPr>
          <w:rFonts w:cs="Arial"/>
          <w:noProof/>
          <w:szCs w:val="22"/>
        </w:rPr>
        <w:drawing>
          <wp:inline distT="0" distB="0" distL="0" distR="0" wp14:anchorId="31E02BDD" wp14:editId="7FFF7E3F">
            <wp:extent cx="4435475" cy="2592056"/>
            <wp:effectExtent l="0" t="0" r="3175" b="0"/>
            <wp:docPr id="27" name="Picture 27" descr="C:\Projects\EEA TMO cell\Results_24May\boxplot_b19001_sum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s\EEA TMO cell\Results_24May\boxplot_b19001_sumnor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8457" cy="2611331"/>
                    </a:xfrm>
                    <a:prstGeom prst="rect">
                      <a:avLst/>
                    </a:prstGeom>
                    <a:noFill/>
                    <a:ln>
                      <a:noFill/>
                    </a:ln>
                  </pic:spPr>
                </pic:pic>
              </a:graphicData>
            </a:graphic>
          </wp:inline>
        </w:drawing>
      </w:r>
    </w:p>
    <w:p w14:paraId="4DC8A811" w14:textId="77777777" w:rsidR="007E4935" w:rsidRPr="00F0401A" w:rsidRDefault="007E4935" w:rsidP="007E4935">
      <w:pPr>
        <w:pStyle w:val="BodyText"/>
        <w:spacing w:before="0"/>
        <w:ind w:left="5040"/>
        <w:rPr>
          <w:rFonts w:cs="Arial"/>
          <w:szCs w:val="22"/>
        </w:rPr>
      </w:pPr>
      <w:r w:rsidRPr="00F0401A">
        <w:rPr>
          <w:rFonts w:cs="Arial"/>
          <w:szCs w:val="22"/>
        </w:rPr>
        <w:t>Fig 3.10</w:t>
      </w:r>
    </w:p>
    <w:p w14:paraId="66BD6E32" w14:textId="7558DAC7" w:rsidR="007E4935" w:rsidRPr="00F0401A" w:rsidRDefault="007E4935" w:rsidP="008E6904">
      <w:pPr>
        <w:pStyle w:val="BodyText"/>
        <w:spacing w:before="0"/>
        <w:ind w:left="2488"/>
        <w:rPr>
          <w:rFonts w:cs="Arial"/>
          <w:szCs w:val="22"/>
        </w:rPr>
      </w:pPr>
      <w:r w:rsidRPr="00F0401A">
        <w:rPr>
          <w:rFonts w:cs="Arial"/>
          <w:szCs w:val="22"/>
        </w:rPr>
        <w:t xml:space="preserve">           </w:t>
      </w:r>
      <w:proofErr w:type="spellStart"/>
      <w:r w:rsidRPr="00F0401A">
        <w:rPr>
          <w:rFonts w:cs="Arial"/>
          <w:szCs w:val="22"/>
        </w:rPr>
        <w:t>Sum_norm</w:t>
      </w:r>
      <w:proofErr w:type="spellEnd"/>
      <w:r w:rsidRPr="00F0401A">
        <w:rPr>
          <w:rFonts w:cs="Arial"/>
          <w:szCs w:val="22"/>
        </w:rPr>
        <w:t xml:space="preserve"> distribution for normal and critical cells for Band 1900_1</w:t>
      </w:r>
    </w:p>
    <w:p w14:paraId="0C395F17" w14:textId="6D8ABCE1" w:rsidR="007E4935" w:rsidRPr="00F0401A" w:rsidRDefault="007E4935" w:rsidP="007E4935">
      <w:pPr>
        <w:pStyle w:val="BodyText"/>
        <w:rPr>
          <w:rFonts w:cs="Arial"/>
          <w:szCs w:val="22"/>
        </w:rPr>
      </w:pPr>
    </w:p>
    <w:p w14:paraId="7E7CFEFE" w14:textId="156845D6" w:rsidR="008E6904" w:rsidRPr="00F0401A" w:rsidRDefault="008E6904" w:rsidP="007E4935">
      <w:pPr>
        <w:pStyle w:val="BodyText"/>
        <w:rPr>
          <w:rFonts w:cs="Arial"/>
          <w:szCs w:val="22"/>
        </w:rPr>
      </w:pPr>
    </w:p>
    <w:p w14:paraId="5C4BCD73" w14:textId="575EC239" w:rsidR="008E6904" w:rsidRPr="00F0401A" w:rsidRDefault="008E6904" w:rsidP="007E4935">
      <w:pPr>
        <w:pStyle w:val="BodyText"/>
        <w:rPr>
          <w:rFonts w:cs="Arial"/>
          <w:szCs w:val="22"/>
        </w:rPr>
      </w:pPr>
    </w:p>
    <w:p w14:paraId="694DF672" w14:textId="7F867E07" w:rsidR="008E6904" w:rsidRPr="00F0401A" w:rsidRDefault="008E6904" w:rsidP="007E4935">
      <w:pPr>
        <w:pStyle w:val="BodyText"/>
        <w:rPr>
          <w:rFonts w:cs="Arial"/>
          <w:szCs w:val="22"/>
        </w:rPr>
      </w:pPr>
    </w:p>
    <w:p w14:paraId="659DDE0F" w14:textId="77777777" w:rsidR="008E6904" w:rsidRPr="00F0401A" w:rsidRDefault="008E6904" w:rsidP="007E4935">
      <w:pPr>
        <w:pStyle w:val="BodyText"/>
        <w:rPr>
          <w:rFonts w:cs="Arial"/>
          <w:szCs w:val="22"/>
        </w:rPr>
      </w:pPr>
    </w:p>
    <w:tbl>
      <w:tblPr>
        <w:tblW w:w="8380" w:type="dxa"/>
        <w:tblInd w:w="-5" w:type="dxa"/>
        <w:tblLook w:val="04A0" w:firstRow="1" w:lastRow="0" w:firstColumn="1" w:lastColumn="0" w:noHBand="0" w:noVBand="1"/>
      </w:tblPr>
      <w:tblGrid>
        <w:gridCol w:w="6802"/>
        <w:gridCol w:w="1120"/>
        <w:gridCol w:w="1227"/>
        <w:gridCol w:w="1333"/>
      </w:tblGrid>
      <w:tr w:rsidR="007E4935" w:rsidRPr="00F0401A" w14:paraId="04737E9A" w14:textId="77777777" w:rsidTr="001922DF">
        <w:trPr>
          <w:trHeight w:val="465"/>
        </w:trPr>
        <w:tc>
          <w:tcPr>
            <w:tcW w:w="5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01B08D"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w:t>
            </w:r>
          </w:p>
        </w:tc>
        <w:tc>
          <w:tcPr>
            <w:tcW w:w="960" w:type="dxa"/>
            <w:tcBorders>
              <w:top w:val="single" w:sz="4" w:space="0" w:color="auto"/>
              <w:left w:val="nil"/>
              <w:bottom w:val="single" w:sz="4" w:space="0" w:color="auto"/>
              <w:right w:val="single" w:sz="4" w:space="0" w:color="auto"/>
            </w:tcBorders>
            <w:shd w:val="clear" w:color="000000" w:fill="E2EFDA"/>
            <w:noWrap/>
            <w:vAlign w:val="bottom"/>
            <w:hideMark/>
          </w:tcPr>
          <w:p w14:paraId="2BDED7BB"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Mean Values</w:t>
            </w:r>
          </w:p>
        </w:tc>
        <w:tc>
          <w:tcPr>
            <w:tcW w:w="1060" w:type="dxa"/>
            <w:tcBorders>
              <w:top w:val="single" w:sz="4" w:space="0" w:color="auto"/>
              <w:left w:val="nil"/>
              <w:bottom w:val="single" w:sz="4" w:space="0" w:color="auto"/>
              <w:right w:val="single" w:sz="4" w:space="0" w:color="auto"/>
            </w:tcBorders>
            <w:shd w:val="clear" w:color="000000" w:fill="FFF2CC"/>
            <w:noWrap/>
            <w:vAlign w:val="bottom"/>
            <w:hideMark/>
          </w:tcPr>
          <w:p w14:paraId="1F06F7DA"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Mean Values</w:t>
            </w:r>
          </w:p>
        </w:tc>
        <w:tc>
          <w:tcPr>
            <w:tcW w:w="1340" w:type="dxa"/>
            <w:tcBorders>
              <w:top w:val="nil"/>
              <w:left w:val="nil"/>
              <w:bottom w:val="nil"/>
              <w:right w:val="nil"/>
            </w:tcBorders>
            <w:shd w:val="clear" w:color="000000" w:fill="DDEBF7"/>
            <w:vAlign w:val="bottom"/>
            <w:hideMark/>
          </w:tcPr>
          <w:p w14:paraId="695F34A5"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Ratio of Bad to Good cells</w:t>
            </w:r>
          </w:p>
        </w:tc>
      </w:tr>
      <w:tr w:rsidR="007E4935" w:rsidRPr="00F0401A" w14:paraId="368281A6"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5DCC998F"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 </w:t>
            </w:r>
          </w:p>
        </w:tc>
        <w:tc>
          <w:tcPr>
            <w:tcW w:w="960" w:type="dxa"/>
            <w:tcBorders>
              <w:top w:val="nil"/>
              <w:left w:val="nil"/>
              <w:bottom w:val="single" w:sz="4" w:space="0" w:color="auto"/>
              <w:right w:val="single" w:sz="4" w:space="0" w:color="auto"/>
            </w:tcBorders>
            <w:shd w:val="clear" w:color="000000" w:fill="E2EFDA"/>
            <w:noWrap/>
            <w:vAlign w:val="bottom"/>
            <w:hideMark/>
          </w:tcPr>
          <w:p w14:paraId="0D2BE4F5"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Good Cells</w:t>
            </w:r>
          </w:p>
        </w:tc>
        <w:tc>
          <w:tcPr>
            <w:tcW w:w="1060" w:type="dxa"/>
            <w:tcBorders>
              <w:top w:val="nil"/>
              <w:left w:val="nil"/>
              <w:bottom w:val="single" w:sz="4" w:space="0" w:color="auto"/>
              <w:right w:val="single" w:sz="4" w:space="0" w:color="auto"/>
            </w:tcBorders>
            <w:shd w:val="clear" w:color="000000" w:fill="FFF2CC"/>
            <w:noWrap/>
            <w:vAlign w:val="bottom"/>
            <w:hideMark/>
          </w:tcPr>
          <w:p w14:paraId="67FB54F5"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Bad cells</w:t>
            </w:r>
          </w:p>
        </w:tc>
        <w:tc>
          <w:tcPr>
            <w:tcW w:w="1340" w:type="dxa"/>
            <w:tcBorders>
              <w:top w:val="nil"/>
              <w:left w:val="nil"/>
              <w:bottom w:val="nil"/>
              <w:right w:val="nil"/>
            </w:tcBorders>
            <w:shd w:val="clear" w:color="000000" w:fill="DDEBF7"/>
            <w:noWrap/>
            <w:vAlign w:val="bottom"/>
            <w:hideMark/>
          </w:tcPr>
          <w:p w14:paraId="2FF71F8F"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 </w:t>
            </w:r>
          </w:p>
        </w:tc>
      </w:tr>
      <w:tr w:rsidR="007E4935" w:rsidRPr="00F0401A" w14:paraId="50B8A72B"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47B488D5"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band</w:t>
            </w:r>
          </w:p>
        </w:tc>
        <w:tc>
          <w:tcPr>
            <w:tcW w:w="960" w:type="dxa"/>
            <w:tcBorders>
              <w:top w:val="nil"/>
              <w:left w:val="nil"/>
              <w:bottom w:val="single" w:sz="4" w:space="0" w:color="auto"/>
              <w:right w:val="single" w:sz="4" w:space="0" w:color="auto"/>
            </w:tcBorders>
            <w:shd w:val="clear" w:color="000000" w:fill="E2EFDA"/>
            <w:noWrap/>
            <w:vAlign w:val="bottom"/>
            <w:hideMark/>
          </w:tcPr>
          <w:p w14:paraId="73F230D0"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1900_1</w:t>
            </w:r>
          </w:p>
        </w:tc>
        <w:tc>
          <w:tcPr>
            <w:tcW w:w="1060" w:type="dxa"/>
            <w:tcBorders>
              <w:top w:val="nil"/>
              <w:left w:val="nil"/>
              <w:bottom w:val="single" w:sz="4" w:space="0" w:color="auto"/>
              <w:right w:val="single" w:sz="4" w:space="0" w:color="auto"/>
            </w:tcBorders>
            <w:shd w:val="clear" w:color="000000" w:fill="FFF2CC"/>
            <w:noWrap/>
            <w:vAlign w:val="bottom"/>
            <w:hideMark/>
          </w:tcPr>
          <w:p w14:paraId="2D4788CF"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1900_1</w:t>
            </w:r>
          </w:p>
        </w:tc>
        <w:tc>
          <w:tcPr>
            <w:tcW w:w="1340" w:type="dxa"/>
            <w:tcBorders>
              <w:top w:val="nil"/>
              <w:left w:val="nil"/>
              <w:bottom w:val="nil"/>
              <w:right w:val="nil"/>
            </w:tcBorders>
            <w:shd w:val="clear" w:color="000000" w:fill="DDEBF7"/>
            <w:noWrap/>
            <w:vAlign w:val="bottom"/>
            <w:hideMark/>
          </w:tcPr>
          <w:p w14:paraId="2C5840BF"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 </w:t>
            </w:r>
          </w:p>
        </w:tc>
      </w:tr>
      <w:tr w:rsidR="007E4935" w:rsidRPr="00F0401A" w14:paraId="378D0B40"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56F1F6E9"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date</w:t>
            </w:r>
          </w:p>
        </w:tc>
        <w:tc>
          <w:tcPr>
            <w:tcW w:w="960" w:type="dxa"/>
            <w:tcBorders>
              <w:top w:val="nil"/>
              <w:left w:val="nil"/>
              <w:bottom w:val="single" w:sz="4" w:space="0" w:color="auto"/>
              <w:right w:val="single" w:sz="4" w:space="0" w:color="auto"/>
            </w:tcBorders>
            <w:shd w:val="clear" w:color="000000" w:fill="E2EFDA"/>
            <w:noWrap/>
            <w:vAlign w:val="bottom"/>
            <w:hideMark/>
          </w:tcPr>
          <w:p w14:paraId="1B9A1DC4"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Jan-19</w:t>
            </w:r>
          </w:p>
        </w:tc>
        <w:tc>
          <w:tcPr>
            <w:tcW w:w="1060" w:type="dxa"/>
            <w:tcBorders>
              <w:top w:val="nil"/>
              <w:left w:val="nil"/>
              <w:bottom w:val="single" w:sz="4" w:space="0" w:color="auto"/>
              <w:right w:val="single" w:sz="4" w:space="0" w:color="auto"/>
            </w:tcBorders>
            <w:shd w:val="clear" w:color="000000" w:fill="FFF2CC"/>
            <w:noWrap/>
            <w:vAlign w:val="bottom"/>
            <w:hideMark/>
          </w:tcPr>
          <w:p w14:paraId="0274A8DF"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Jan-19</w:t>
            </w:r>
          </w:p>
        </w:tc>
        <w:tc>
          <w:tcPr>
            <w:tcW w:w="1340" w:type="dxa"/>
            <w:tcBorders>
              <w:top w:val="nil"/>
              <w:left w:val="nil"/>
              <w:bottom w:val="nil"/>
              <w:right w:val="nil"/>
            </w:tcBorders>
            <w:shd w:val="clear" w:color="000000" w:fill="DDEBF7"/>
            <w:noWrap/>
            <w:vAlign w:val="bottom"/>
            <w:hideMark/>
          </w:tcPr>
          <w:p w14:paraId="507F1D1F"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 </w:t>
            </w:r>
          </w:p>
        </w:tc>
      </w:tr>
      <w:tr w:rsidR="007E4935" w:rsidRPr="00F0401A" w14:paraId="4C34CD6D"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38F570B0"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GARBLING_VOLTE_VOICE_norm</w:t>
            </w:r>
            <w:proofErr w:type="spellEnd"/>
          </w:p>
        </w:tc>
        <w:tc>
          <w:tcPr>
            <w:tcW w:w="960" w:type="dxa"/>
            <w:tcBorders>
              <w:top w:val="nil"/>
              <w:left w:val="nil"/>
              <w:bottom w:val="single" w:sz="4" w:space="0" w:color="auto"/>
              <w:right w:val="single" w:sz="4" w:space="0" w:color="auto"/>
            </w:tcBorders>
            <w:shd w:val="clear" w:color="000000" w:fill="E2EFDA"/>
            <w:noWrap/>
            <w:vAlign w:val="bottom"/>
            <w:hideMark/>
          </w:tcPr>
          <w:p w14:paraId="3AF0F2FE"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0.0233904</w:t>
            </w:r>
          </w:p>
        </w:tc>
        <w:tc>
          <w:tcPr>
            <w:tcW w:w="1060" w:type="dxa"/>
            <w:tcBorders>
              <w:top w:val="nil"/>
              <w:left w:val="nil"/>
              <w:bottom w:val="single" w:sz="4" w:space="0" w:color="auto"/>
              <w:right w:val="single" w:sz="4" w:space="0" w:color="auto"/>
            </w:tcBorders>
            <w:shd w:val="clear" w:color="000000" w:fill="FFF2CC"/>
            <w:noWrap/>
            <w:vAlign w:val="bottom"/>
            <w:hideMark/>
          </w:tcPr>
          <w:p w14:paraId="48A6D90F"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0.22318785</w:t>
            </w:r>
          </w:p>
        </w:tc>
        <w:tc>
          <w:tcPr>
            <w:tcW w:w="1340" w:type="dxa"/>
            <w:tcBorders>
              <w:top w:val="single" w:sz="4" w:space="0" w:color="auto"/>
              <w:left w:val="nil"/>
              <w:bottom w:val="single" w:sz="4" w:space="0" w:color="auto"/>
              <w:right w:val="single" w:sz="4" w:space="0" w:color="auto"/>
            </w:tcBorders>
            <w:shd w:val="clear" w:color="000000" w:fill="DDEBF7"/>
            <w:noWrap/>
            <w:vAlign w:val="bottom"/>
            <w:hideMark/>
          </w:tcPr>
          <w:p w14:paraId="43E1E5AC"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9.541862415</w:t>
            </w:r>
          </w:p>
        </w:tc>
      </w:tr>
      <w:tr w:rsidR="007E4935" w:rsidRPr="00F0401A" w14:paraId="589F1BB5"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20B9B58D"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MUTING_VOLTE_VOICE_norm</w:t>
            </w:r>
            <w:proofErr w:type="spellEnd"/>
          </w:p>
        </w:tc>
        <w:tc>
          <w:tcPr>
            <w:tcW w:w="960" w:type="dxa"/>
            <w:tcBorders>
              <w:top w:val="nil"/>
              <w:left w:val="nil"/>
              <w:bottom w:val="single" w:sz="4" w:space="0" w:color="auto"/>
              <w:right w:val="single" w:sz="4" w:space="0" w:color="auto"/>
            </w:tcBorders>
            <w:shd w:val="clear" w:color="000000" w:fill="E2EFDA"/>
            <w:noWrap/>
            <w:vAlign w:val="bottom"/>
            <w:hideMark/>
          </w:tcPr>
          <w:p w14:paraId="0F76ABBB"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0.0027082</w:t>
            </w:r>
          </w:p>
        </w:tc>
        <w:tc>
          <w:tcPr>
            <w:tcW w:w="1060" w:type="dxa"/>
            <w:tcBorders>
              <w:top w:val="nil"/>
              <w:left w:val="nil"/>
              <w:bottom w:val="single" w:sz="4" w:space="0" w:color="auto"/>
              <w:right w:val="single" w:sz="4" w:space="0" w:color="auto"/>
            </w:tcBorders>
            <w:shd w:val="clear" w:color="000000" w:fill="FFF2CC"/>
            <w:noWrap/>
            <w:vAlign w:val="bottom"/>
            <w:hideMark/>
          </w:tcPr>
          <w:p w14:paraId="56A6DFAD"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0.01639588</w:t>
            </w:r>
          </w:p>
        </w:tc>
        <w:tc>
          <w:tcPr>
            <w:tcW w:w="1340" w:type="dxa"/>
            <w:tcBorders>
              <w:top w:val="nil"/>
              <w:left w:val="nil"/>
              <w:bottom w:val="single" w:sz="4" w:space="0" w:color="auto"/>
              <w:right w:val="single" w:sz="4" w:space="0" w:color="auto"/>
            </w:tcBorders>
            <w:shd w:val="clear" w:color="000000" w:fill="DDEBF7"/>
            <w:noWrap/>
            <w:vAlign w:val="bottom"/>
            <w:hideMark/>
          </w:tcPr>
          <w:p w14:paraId="5ADFD945"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6.054058909</w:t>
            </w:r>
          </w:p>
        </w:tc>
      </w:tr>
      <w:tr w:rsidR="007E4935" w:rsidRPr="00F0401A" w14:paraId="68D8DA8F"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6AF6E151"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DROP_CC_481_VOLTE_IMS_norm</w:t>
            </w:r>
          </w:p>
        </w:tc>
        <w:tc>
          <w:tcPr>
            <w:tcW w:w="960" w:type="dxa"/>
            <w:tcBorders>
              <w:top w:val="nil"/>
              <w:left w:val="nil"/>
              <w:bottom w:val="single" w:sz="4" w:space="0" w:color="auto"/>
              <w:right w:val="single" w:sz="4" w:space="0" w:color="auto"/>
            </w:tcBorders>
            <w:shd w:val="clear" w:color="000000" w:fill="E2EFDA"/>
            <w:noWrap/>
            <w:vAlign w:val="bottom"/>
            <w:hideMark/>
          </w:tcPr>
          <w:p w14:paraId="1C2ED637"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0.0002974</w:t>
            </w:r>
          </w:p>
        </w:tc>
        <w:tc>
          <w:tcPr>
            <w:tcW w:w="1060" w:type="dxa"/>
            <w:tcBorders>
              <w:top w:val="nil"/>
              <w:left w:val="nil"/>
              <w:bottom w:val="single" w:sz="4" w:space="0" w:color="auto"/>
              <w:right w:val="single" w:sz="4" w:space="0" w:color="auto"/>
            </w:tcBorders>
            <w:shd w:val="clear" w:color="000000" w:fill="FFF2CC"/>
            <w:noWrap/>
            <w:vAlign w:val="bottom"/>
            <w:hideMark/>
          </w:tcPr>
          <w:p w14:paraId="4BDCC423"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0.05789732</w:t>
            </w:r>
          </w:p>
        </w:tc>
        <w:tc>
          <w:tcPr>
            <w:tcW w:w="1340" w:type="dxa"/>
            <w:tcBorders>
              <w:top w:val="nil"/>
              <w:left w:val="nil"/>
              <w:bottom w:val="single" w:sz="4" w:space="0" w:color="auto"/>
              <w:right w:val="single" w:sz="4" w:space="0" w:color="auto"/>
            </w:tcBorders>
            <w:shd w:val="clear" w:color="000000" w:fill="DDEBF7"/>
            <w:noWrap/>
            <w:vAlign w:val="bottom"/>
            <w:hideMark/>
          </w:tcPr>
          <w:p w14:paraId="6F5D497B"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194.6683453</w:t>
            </w:r>
          </w:p>
        </w:tc>
      </w:tr>
      <w:tr w:rsidR="007E4935" w:rsidRPr="00F0401A" w14:paraId="1836F327"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624588EC"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CALL_SETUP_DELAY_VOLTE_IMS_norm</w:t>
            </w:r>
            <w:proofErr w:type="spellEnd"/>
          </w:p>
        </w:tc>
        <w:tc>
          <w:tcPr>
            <w:tcW w:w="960" w:type="dxa"/>
            <w:tcBorders>
              <w:top w:val="nil"/>
              <w:left w:val="nil"/>
              <w:bottom w:val="single" w:sz="4" w:space="0" w:color="auto"/>
              <w:right w:val="single" w:sz="4" w:space="0" w:color="auto"/>
            </w:tcBorders>
            <w:shd w:val="clear" w:color="000000" w:fill="E2EFDA"/>
            <w:noWrap/>
            <w:vAlign w:val="bottom"/>
            <w:hideMark/>
          </w:tcPr>
          <w:p w14:paraId="20A2B1EF"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0.0041992</w:t>
            </w:r>
          </w:p>
        </w:tc>
        <w:tc>
          <w:tcPr>
            <w:tcW w:w="1060" w:type="dxa"/>
            <w:tcBorders>
              <w:top w:val="nil"/>
              <w:left w:val="nil"/>
              <w:bottom w:val="single" w:sz="4" w:space="0" w:color="auto"/>
              <w:right w:val="single" w:sz="4" w:space="0" w:color="auto"/>
            </w:tcBorders>
            <w:shd w:val="clear" w:color="000000" w:fill="FFF2CC"/>
            <w:noWrap/>
            <w:vAlign w:val="bottom"/>
            <w:hideMark/>
          </w:tcPr>
          <w:p w14:paraId="1C90DC64"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0.00420408</w:t>
            </w:r>
          </w:p>
        </w:tc>
        <w:tc>
          <w:tcPr>
            <w:tcW w:w="1340" w:type="dxa"/>
            <w:tcBorders>
              <w:top w:val="nil"/>
              <w:left w:val="nil"/>
              <w:bottom w:val="single" w:sz="4" w:space="0" w:color="auto"/>
              <w:right w:val="single" w:sz="4" w:space="0" w:color="auto"/>
            </w:tcBorders>
            <w:shd w:val="clear" w:color="000000" w:fill="DDEBF7"/>
            <w:noWrap/>
            <w:vAlign w:val="bottom"/>
            <w:hideMark/>
          </w:tcPr>
          <w:p w14:paraId="7C63B580"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1.001167936</w:t>
            </w:r>
          </w:p>
        </w:tc>
      </w:tr>
      <w:tr w:rsidR="007E4935" w:rsidRPr="00F0401A" w14:paraId="4998EBB6"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0F1AD831"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ACCESS_FAILURE_CC_503(1:223)_</w:t>
            </w:r>
            <w:proofErr w:type="spellStart"/>
            <w:r w:rsidRPr="00F0401A">
              <w:rPr>
                <w:rFonts w:cs="Arial"/>
                <w:b/>
                <w:bCs/>
                <w:color w:val="000000"/>
                <w:szCs w:val="22"/>
                <w:lang w:val="en-US" w:bidi="hi-IN"/>
              </w:rPr>
              <w:t>VOLTE_IMS_norm</w:t>
            </w:r>
            <w:proofErr w:type="spellEnd"/>
          </w:p>
        </w:tc>
        <w:tc>
          <w:tcPr>
            <w:tcW w:w="960" w:type="dxa"/>
            <w:tcBorders>
              <w:top w:val="nil"/>
              <w:left w:val="nil"/>
              <w:bottom w:val="single" w:sz="4" w:space="0" w:color="auto"/>
              <w:right w:val="single" w:sz="4" w:space="0" w:color="auto"/>
            </w:tcBorders>
            <w:shd w:val="clear" w:color="000000" w:fill="E2EFDA"/>
            <w:noWrap/>
            <w:vAlign w:val="bottom"/>
            <w:hideMark/>
          </w:tcPr>
          <w:p w14:paraId="13E48C0C"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0.0013672</w:t>
            </w:r>
          </w:p>
        </w:tc>
        <w:tc>
          <w:tcPr>
            <w:tcW w:w="1060" w:type="dxa"/>
            <w:tcBorders>
              <w:top w:val="nil"/>
              <w:left w:val="nil"/>
              <w:bottom w:val="single" w:sz="4" w:space="0" w:color="auto"/>
              <w:right w:val="single" w:sz="4" w:space="0" w:color="auto"/>
            </w:tcBorders>
            <w:shd w:val="clear" w:color="000000" w:fill="FFF2CC"/>
            <w:noWrap/>
            <w:vAlign w:val="bottom"/>
            <w:hideMark/>
          </w:tcPr>
          <w:p w14:paraId="41DD5D55"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0.00952175</w:t>
            </w:r>
          </w:p>
        </w:tc>
        <w:tc>
          <w:tcPr>
            <w:tcW w:w="1340" w:type="dxa"/>
            <w:tcBorders>
              <w:top w:val="nil"/>
              <w:left w:val="nil"/>
              <w:bottom w:val="single" w:sz="4" w:space="0" w:color="auto"/>
              <w:right w:val="single" w:sz="4" w:space="0" w:color="auto"/>
            </w:tcBorders>
            <w:shd w:val="clear" w:color="000000" w:fill="DDEBF7"/>
            <w:noWrap/>
            <w:vAlign w:val="bottom"/>
            <w:hideMark/>
          </w:tcPr>
          <w:p w14:paraId="64526FD3"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6.964499038</w:t>
            </w:r>
          </w:p>
        </w:tc>
      </w:tr>
      <w:tr w:rsidR="007E4935" w:rsidRPr="00F0401A" w14:paraId="1EAF022B"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0A977AD7"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SOFT_DROP_DUE_TO_MEDIA_STOP_VOLTE_IMS_norm</w:t>
            </w:r>
            <w:proofErr w:type="spellEnd"/>
          </w:p>
        </w:tc>
        <w:tc>
          <w:tcPr>
            <w:tcW w:w="960" w:type="dxa"/>
            <w:tcBorders>
              <w:top w:val="nil"/>
              <w:left w:val="nil"/>
              <w:bottom w:val="single" w:sz="4" w:space="0" w:color="auto"/>
              <w:right w:val="single" w:sz="4" w:space="0" w:color="auto"/>
            </w:tcBorders>
            <w:shd w:val="clear" w:color="000000" w:fill="E2EFDA"/>
            <w:noWrap/>
            <w:vAlign w:val="bottom"/>
            <w:hideMark/>
          </w:tcPr>
          <w:p w14:paraId="705035C9"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0.0006229</w:t>
            </w:r>
          </w:p>
        </w:tc>
        <w:tc>
          <w:tcPr>
            <w:tcW w:w="1060" w:type="dxa"/>
            <w:tcBorders>
              <w:top w:val="nil"/>
              <w:left w:val="nil"/>
              <w:bottom w:val="single" w:sz="4" w:space="0" w:color="auto"/>
              <w:right w:val="single" w:sz="4" w:space="0" w:color="auto"/>
            </w:tcBorders>
            <w:shd w:val="clear" w:color="000000" w:fill="FFF2CC"/>
            <w:noWrap/>
            <w:vAlign w:val="bottom"/>
            <w:hideMark/>
          </w:tcPr>
          <w:p w14:paraId="502C5C40"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0.01836464</w:t>
            </w:r>
          </w:p>
        </w:tc>
        <w:tc>
          <w:tcPr>
            <w:tcW w:w="1340" w:type="dxa"/>
            <w:tcBorders>
              <w:top w:val="nil"/>
              <w:left w:val="nil"/>
              <w:bottom w:val="single" w:sz="4" w:space="0" w:color="auto"/>
              <w:right w:val="single" w:sz="4" w:space="0" w:color="auto"/>
            </w:tcBorders>
            <w:shd w:val="clear" w:color="000000" w:fill="DDEBF7"/>
            <w:noWrap/>
            <w:vAlign w:val="bottom"/>
            <w:hideMark/>
          </w:tcPr>
          <w:p w14:paraId="50DBE362"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29.48137023</w:t>
            </w:r>
          </w:p>
        </w:tc>
      </w:tr>
      <w:tr w:rsidR="007E4935" w:rsidRPr="00F0401A" w14:paraId="48B05C77"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3AF2DDC0"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DROP_CC_503_VOLTE_IMS_norm</w:t>
            </w:r>
          </w:p>
        </w:tc>
        <w:tc>
          <w:tcPr>
            <w:tcW w:w="960" w:type="dxa"/>
            <w:tcBorders>
              <w:top w:val="nil"/>
              <w:left w:val="nil"/>
              <w:bottom w:val="single" w:sz="4" w:space="0" w:color="auto"/>
              <w:right w:val="single" w:sz="4" w:space="0" w:color="auto"/>
            </w:tcBorders>
            <w:shd w:val="clear" w:color="000000" w:fill="E2EFDA"/>
            <w:noWrap/>
            <w:vAlign w:val="bottom"/>
            <w:hideMark/>
          </w:tcPr>
          <w:p w14:paraId="1231D616"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0.0003166</w:t>
            </w:r>
          </w:p>
        </w:tc>
        <w:tc>
          <w:tcPr>
            <w:tcW w:w="1060" w:type="dxa"/>
            <w:tcBorders>
              <w:top w:val="nil"/>
              <w:left w:val="nil"/>
              <w:bottom w:val="single" w:sz="4" w:space="0" w:color="auto"/>
              <w:right w:val="single" w:sz="4" w:space="0" w:color="auto"/>
            </w:tcBorders>
            <w:shd w:val="clear" w:color="000000" w:fill="FFF2CC"/>
            <w:noWrap/>
            <w:vAlign w:val="bottom"/>
            <w:hideMark/>
          </w:tcPr>
          <w:p w14:paraId="1CEEBA79"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0.0019952</w:t>
            </w:r>
          </w:p>
        </w:tc>
        <w:tc>
          <w:tcPr>
            <w:tcW w:w="1340" w:type="dxa"/>
            <w:tcBorders>
              <w:top w:val="nil"/>
              <w:left w:val="nil"/>
              <w:bottom w:val="single" w:sz="4" w:space="0" w:color="auto"/>
              <w:right w:val="single" w:sz="4" w:space="0" w:color="auto"/>
            </w:tcBorders>
            <w:shd w:val="clear" w:color="000000" w:fill="DDEBF7"/>
            <w:noWrap/>
            <w:vAlign w:val="bottom"/>
            <w:hideMark/>
          </w:tcPr>
          <w:p w14:paraId="0D747B71"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6.30207926</w:t>
            </w:r>
          </w:p>
        </w:tc>
      </w:tr>
      <w:tr w:rsidR="007E4935" w:rsidRPr="00F0401A" w14:paraId="1F907B12"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30D826D6"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DROP_CC_408_VOLTE_IMS_norm</w:t>
            </w:r>
          </w:p>
        </w:tc>
        <w:tc>
          <w:tcPr>
            <w:tcW w:w="960" w:type="dxa"/>
            <w:tcBorders>
              <w:top w:val="nil"/>
              <w:left w:val="nil"/>
              <w:bottom w:val="single" w:sz="4" w:space="0" w:color="auto"/>
              <w:right w:val="single" w:sz="4" w:space="0" w:color="auto"/>
            </w:tcBorders>
            <w:shd w:val="clear" w:color="000000" w:fill="E2EFDA"/>
            <w:noWrap/>
            <w:vAlign w:val="bottom"/>
            <w:hideMark/>
          </w:tcPr>
          <w:p w14:paraId="6F569EE7"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4.038E-05</w:t>
            </w:r>
          </w:p>
        </w:tc>
        <w:tc>
          <w:tcPr>
            <w:tcW w:w="1060" w:type="dxa"/>
            <w:tcBorders>
              <w:top w:val="nil"/>
              <w:left w:val="nil"/>
              <w:bottom w:val="single" w:sz="4" w:space="0" w:color="auto"/>
              <w:right w:val="single" w:sz="4" w:space="0" w:color="auto"/>
            </w:tcBorders>
            <w:shd w:val="clear" w:color="000000" w:fill="FFF2CC"/>
            <w:noWrap/>
            <w:vAlign w:val="bottom"/>
            <w:hideMark/>
          </w:tcPr>
          <w:p w14:paraId="691B08D7"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0.00019647</w:t>
            </w:r>
          </w:p>
        </w:tc>
        <w:tc>
          <w:tcPr>
            <w:tcW w:w="1340" w:type="dxa"/>
            <w:tcBorders>
              <w:top w:val="nil"/>
              <w:left w:val="nil"/>
              <w:bottom w:val="single" w:sz="4" w:space="0" w:color="auto"/>
              <w:right w:val="single" w:sz="4" w:space="0" w:color="auto"/>
            </w:tcBorders>
            <w:shd w:val="clear" w:color="000000" w:fill="DDEBF7"/>
            <w:noWrap/>
            <w:vAlign w:val="bottom"/>
            <w:hideMark/>
          </w:tcPr>
          <w:p w14:paraId="4D2F02EF"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4.865909525</w:t>
            </w:r>
          </w:p>
        </w:tc>
      </w:tr>
      <w:tr w:rsidR="007E4935" w:rsidRPr="00F0401A" w14:paraId="44F50349"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04CE18C4"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DROP_CC_OTHER_VOLTE_IMS_norm</w:t>
            </w:r>
            <w:proofErr w:type="spellEnd"/>
          </w:p>
        </w:tc>
        <w:tc>
          <w:tcPr>
            <w:tcW w:w="960" w:type="dxa"/>
            <w:tcBorders>
              <w:top w:val="nil"/>
              <w:left w:val="nil"/>
              <w:bottom w:val="single" w:sz="4" w:space="0" w:color="auto"/>
              <w:right w:val="single" w:sz="4" w:space="0" w:color="auto"/>
            </w:tcBorders>
            <w:shd w:val="clear" w:color="000000" w:fill="E2EFDA"/>
            <w:noWrap/>
            <w:vAlign w:val="bottom"/>
            <w:hideMark/>
          </w:tcPr>
          <w:p w14:paraId="7198C5A8"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4.805E-05</w:t>
            </w:r>
          </w:p>
        </w:tc>
        <w:tc>
          <w:tcPr>
            <w:tcW w:w="1060" w:type="dxa"/>
            <w:tcBorders>
              <w:top w:val="nil"/>
              <w:left w:val="nil"/>
              <w:bottom w:val="single" w:sz="4" w:space="0" w:color="auto"/>
              <w:right w:val="single" w:sz="4" w:space="0" w:color="auto"/>
            </w:tcBorders>
            <w:shd w:val="clear" w:color="000000" w:fill="FFF2CC"/>
            <w:noWrap/>
            <w:vAlign w:val="bottom"/>
            <w:hideMark/>
          </w:tcPr>
          <w:p w14:paraId="0CE3AF8D"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0.0003283</w:t>
            </w:r>
          </w:p>
        </w:tc>
        <w:tc>
          <w:tcPr>
            <w:tcW w:w="1340" w:type="dxa"/>
            <w:tcBorders>
              <w:top w:val="nil"/>
              <w:left w:val="nil"/>
              <w:bottom w:val="single" w:sz="4" w:space="0" w:color="auto"/>
              <w:right w:val="single" w:sz="4" w:space="0" w:color="auto"/>
            </w:tcBorders>
            <w:shd w:val="clear" w:color="000000" w:fill="DDEBF7"/>
            <w:noWrap/>
            <w:vAlign w:val="bottom"/>
            <w:hideMark/>
          </w:tcPr>
          <w:p w14:paraId="15D26EE5"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6.831946788</w:t>
            </w:r>
          </w:p>
        </w:tc>
      </w:tr>
      <w:tr w:rsidR="007E4935" w:rsidRPr="00F0401A" w14:paraId="6D67A78D"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068BD4ED"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IMMEDIATE_VOLUNTARY_DROP_DUE_TO_MEDIA_STOP_VOLTE_norm</w:t>
            </w:r>
            <w:proofErr w:type="spellEnd"/>
          </w:p>
        </w:tc>
        <w:tc>
          <w:tcPr>
            <w:tcW w:w="960" w:type="dxa"/>
            <w:tcBorders>
              <w:top w:val="nil"/>
              <w:left w:val="nil"/>
              <w:bottom w:val="single" w:sz="4" w:space="0" w:color="auto"/>
              <w:right w:val="single" w:sz="4" w:space="0" w:color="auto"/>
            </w:tcBorders>
            <w:shd w:val="clear" w:color="000000" w:fill="E2EFDA"/>
            <w:noWrap/>
            <w:vAlign w:val="bottom"/>
            <w:hideMark/>
          </w:tcPr>
          <w:p w14:paraId="3D742D90"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3.339E-05</w:t>
            </w:r>
          </w:p>
        </w:tc>
        <w:tc>
          <w:tcPr>
            <w:tcW w:w="1060" w:type="dxa"/>
            <w:tcBorders>
              <w:top w:val="nil"/>
              <w:left w:val="nil"/>
              <w:bottom w:val="single" w:sz="4" w:space="0" w:color="auto"/>
              <w:right w:val="single" w:sz="4" w:space="0" w:color="auto"/>
            </w:tcBorders>
            <w:shd w:val="clear" w:color="000000" w:fill="FFF2CC"/>
            <w:noWrap/>
            <w:vAlign w:val="bottom"/>
            <w:hideMark/>
          </w:tcPr>
          <w:p w14:paraId="2D04C042"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6.8776E-05</w:t>
            </w:r>
          </w:p>
        </w:tc>
        <w:tc>
          <w:tcPr>
            <w:tcW w:w="1340" w:type="dxa"/>
            <w:tcBorders>
              <w:top w:val="nil"/>
              <w:left w:val="nil"/>
              <w:bottom w:val="single" w:sz="4" w:space="0" w:color="auto"/>
              <w:right w:val="single" w:sz="4" w:space="0" w:color="auto"/>
            </w:tcBorders>
            <w:shd w:val="clear" w:color="000000" w:fill="DDEBF7"/>
            <w:noWrap/>
            <w:vAlign w:val="bottom"/>
            <w:hideMark/>
          </w:tcPr>
          <w:p w14:paraId="2A5080BD"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2.059700872</w:t>
            </w:r>
          </w:p>
        </w:tc>
      </w:tr>
      <w:tr w:rsidR="007E4935" w:rsidRPr="00F0401A" w14:paraId="5DA767AE"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3C93C4B5"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scaled_cum_prob_ewma</w:t>
            </w:r>
            <w:proofErr w:type="spellEnd"/>
          </w:p>
        </w:tc>
        <w:tc>
          <w:tcPr>
            <w:tcW w:w="960" w:type="dxa"/>
            <w:tcBorders>
              <w:top w:val="nil"/>
              <w:left w:val="nil"/>
              <w:bottom w:val="single" w:sz="4" w:space="0" w:color="auto"/>
              <w:right w:val="single" w:sz="4" w:space="0" w:color="auto"/>
            </w:tcBorders>
            <w:shd w:val="clear" w:color="000000" w:fill="E2EFDA"/>
            <w:noWrap/>
            <w:vAlign w:val="bottom"/>
            <w:hideMark/>
          </w:tcPr>
          <w:p w14:paraId="0BEE3098"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0.1228627</w:t>
            </w:r>
          </w:p>
        </w:tc>
        <w:tc>
          <w:tcPr>
            <w:tcW w:w="1060" w:type="dxa"/>
            <w:tcBorders>
              <w:top w:val="nil"/>
              <w:left w:val="nil"/>
              <w:bottom w:val="single" w:sz="4" w:space="0" w:color="auto"/>
              <w:right w:val="single" w:sz="4" w:space="0" w:color="auto"/>
            </w:tcBorders>
            <w:shd w:val="clear" w:color="000000" w:fill="FFF2CC"/>
            <w:noWrap/>
            <w:vAlign w:val="bottom"/>
            <w:hideMark/>
          </w:tcPr>
          <w:p w14:paraId="4BCAECB8"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0.99369139</w:t>
            </w:r>
          </w:p>
        </w:tc>
        <w:tc>
          <w:tcPr>
            <w:tcW w:w="1340" w:type="dxa"/>
            <w:tcBorders>
              <w:top w:val="nil"/>
              <w:left w:val="nil"/>
              <w:bottom w:val="single" w:sz="4" w:space="0" w:color="auto"/>
              <w:right w:val="single" w:sz="4" w:space="0" w:color="auto"/>
            </w:tcBorders>
            <w:shd w:val="clear" w:color="000000" w:fill="DDEBF7"/>
            <w:noWrap/>
            <w:vAlign w:val="bottom"/>
            <w:hideMark/>
          </w:tcPr>
          <w:p w14:paraId="42E81CD8"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8.087818263</w:t>
            </w:r>
          </w:p>
        </w:tc>
      </w:tr>
    </w:tbl>
    <w:p w14:paraId="7A41568C" w14:textId="77777777" w:rsidR="007E4935" w:rsidRPr="00F0401A" w:rsidRDefault="007E4935" w:rsidP="007E4935">
      <w:pPr>
        <w:pStyle w:val="BodyText"/>
        <w:spacing w:before="0"/>
        <w:ind w:left="5040"/>
        <w:rPr>
          <w:rFonts w:cs="Arial"/>
          <w:szCs w:val="22"/>
        </w:rPr>
      </w:pPr>
    </w:p>
    <w:p w14:paraId="37A23EFB" w14:textId="77777777" w:rsidR="007E4935" w:rsidRPr="00F0401A" w:rsidRDefault="007E4935" w:rsidP="007E4935">
      <w:pPr>
        <w:pStyle w:val="BodyText"/>
        <w:spacing w:before="0"/>
        <w:ind w:left="3856"/>
        <w:rPr>
          <w:rFonts w:cs="Arial"/>
          <w:szCs w:val="22"/>
        </w:rPr>
      </w:pPr>
      <w:r w:rsidRPr="00F0401A">
        <w:rPr>
          <w:rFonts w:cs="Arial"/>
          <w:szCs w:val="22"/>
        </w:rPr>
        <w:t>Table 3.1</w:t>
      </w:r>
    </w:p>
    <w:p w14:paraId="6657026A" w14:textId="77777777" w:rsidR="007E4935" w:rsidRPr="00F0401A" w:rsidRDefault="007E4935" w:rsidP="007E4935">
      <w:pPr>
        <w:pStyle w:val="BodyText"/>
        <w:spacing w:before="0"/>
        <w:rPr>
          <w:rFonts w:cs="Arial"/>
          <w:szCs w:val="22"/>
        </w:rPr>
      </w:pPr>
      <w:r w:rsidRPr="00F0401A">
        <w:rPr>
          <w:rFonts w:cs="Arial"/>
          <w:szCs w:val="22"/>
        </w:rPr>
        <w:t xml:space="preserve">           </w:t>
      </w:r>
      <w:proofErr w:type="spellStart"/>
      <w:r w:rsidRPr="00F0401A">
        <w:rPr>
          <w:rFonts w:cs="Arial"/>
          <w:szCs w:val="22"/>
        </w:rPr>
        <w:t>Sum_norm</w:t>
      </w:r>
      <w:proofErr w:type="spellEnd"/>
      <w:r w:rsidRPr="00F0401A">
        <w:rPr>
          <w:rFonts w:cs="Arial"/>
          <w:szCs w:val="22"/>
        </w:rPr>
        <w:t xml:space="preserve"> distribution for normal and critical cells for Band 1900_1</w:t>
      </w:r>
    </w:p>
    <w:p w14:paraId="3304978B" w14:textId="77777777" w:rsidR="007E4935" w:rsidRPr="00F0401A" w:rsidRDefault="007E4935" w:rsidP="007E4935">
      <w:pPr>
        <w:pStyle w:val="BodyText"/>
        <w:rPr>
          <w:rFonts w:cs="Arial"/>
          <w:szCs w:val="22"/>
        </w:rPr>
      </w:pPr>
    </w:p>
    <w:tbl>
      <w:tblPr>
        <w:tblW w:w="8180" w:type="dxa"/>
        <w:tblInd w:w="-5" w:type="dxa"/>
        <w:tblLook w:val="04A0" w:firstRow="1" w:lastRow="0" w:firstColumn="1" w:lastColumn="0" w:noHBand="0" w:noVBand="1"/>
      </w:tblPr>
      <w:tblGrid>
        <w:gridCol w:w="6727"/>
        <w:gridCol w:w="1320"/>
        <w:gridCol w:w="1320"/>
        <w:gridCol w:w="1110"/>
      </w:tblGrid>
      <w:tr w:rsidR="007E4935" w:rsidRPr="00F0401A" w14:paraId="31DAA8F4" w14:textId="77777777" w:rsidTr="001922DF">
        <w:trPr>
          <w:trHeight w:val="690"/>
        </w:trPr>
        <w:tc>
          <w:tcPr>
            <w:tcW w:w="5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366CB6"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w:t>
            </w:r>
          </w:p>
        </w:tc>
        <w:tc>
          <w:tcPr>
            <w:tcW w:w="1100" w:type="dxa"/>
            <w:tcBorders>
              <w:top w:val="single" w:sz="4" w:space="0" w:color="auto"/>
              <w:left w:val="nil"/>
              <w:bottom w:val="single" w:sz="4" w:space="0" w:color="auto"/>
              <w:right w:val="single" w:sz="4" w:space="0" w:color="auto"/>
            </w:tcBorders>
            <w:shd w:val="clear" w:color="000000" w:fill="E2EFDA"/>
            <w:noWrap/>
            <w:vAlign w:val="bottom"/>
            <w:hideMark/>
          </w:tcPr>
          <w:p w14:paraId="0CF56B52"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Mean Values</w:t>
            </w:r>
          </w:p>
        </w:tc>
        <w:tc>
          <w:tcPr>
            <w:tcW w:w="1100" w:type="dxa"/>
            <w:tcBorders>
              <w:top w:val="single" w:sz="4" w:space="0" w:color="auto"/>
              <w:left w:val="nil"/>
              <w:bottom w:val="single" w:sz="4" w:space="0" w:color="auto"/>
              <w:right w:val="single" w:sz="4" w:space="0" w:color="auto"/>
            </w:tcBorders>
            <w:shd w:val="clear" w:color="000000" w:fill="FCE4D6"/>
            <w:noWrap/>
            <w:vAlign w:val="bottom"/>
            <w:hideMark/>
          </w:tcPr>
          <w:p w14:paraId="3E22DD2A"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Mean Values</w:t>
            </w:r>
          </w:p>
        </w:tc>
        <w:tc>
          <w:tcPr>
            <w:tcW w:w="960" w:type="dxa"/>
            <w:tcBorders>
              <w:top w:val="single" w:sz="4" w:space="0" w:color="auto"/>
              <w:left w:val="nil"/>
              <w:bottom w:val="single" w:sz="4" w:space="0" w:color="auto"/>
              <w:right w:val="single" w:sz="4" w:space="0" w:color="auto"/>
            </w:tcBorders>
            <w:shd w:val="clear" w:color="000000" w:fill="DDEBF7"/>
            <w:vAlign w:val="bottom"/>
            <w:hideMark/>
          </w:tcPr>
          <w:p w14:paraId="5A8B6CD2"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Ratio of Bad to Good cells</w:t>
            </w:r>
          </w:p>
        </w:tc>
      </w:tr>
      <w:tr w:rsidR="007E4935" w:rsidRPr="00F0401A" w14:paraId="3F815610"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2C906B5D"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 </w:t>
            </w:r>
          </w:p>
        </w:tc>
        <w:tc>
          <w:tcPr>
            <w:tcW w:w="1100" w:type="dxa"/>
            <w:tcBorders>
              <w:top w:val="nil"/>
              <w:left w:val="nil"/>
              <w:bottom w:val="single" w:sz="4" w:space="0" w:color="auto"/>
              <w:right w:val="single" w:sz="4" w:space="0" w:color="auto"/>
            </w:tcBorders>
            <w:shd w:val="clear" w:color="000000" w:fill="E2EFDA"/>
            <w:noWrap/>
            <w:vAlign w:val="bottom"/>
            <w:hideMark/>
          </w:tcPr>
          <w:p w14:paraId="3B7396A4"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Good Cells</w:t>
            </w:r>
          </w:p>
        </w:tc>
        <w:tc>
          <w:tcPr>
            <w:tcW w:w="1100" w:type="dxa"/>
            <w:tcBorders>
              <w:top w:val="nil"/>
              <w:left w:val="nil"/>
              <w:bottom w:val="single" w:sz="4" w:space="0" w:color="auto"/>
              <w:right w:val="single" w:sz="4" w:space="0" w:color="auto"/>
            </w:tcBorders>
            <w:shd w:val="clear" w:color="000000" w:fill="FCE4D6"/>
            <w:noWrap/>
            <w:vAlign w:val="bottom"/>
            <w:hideMark/>
          </w:tcPr>
          <w:p w14:paraId="5C66F2D5"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Bad Cells</w:t>
            </w:r>
          </w:p>
        </w:tc>
        <w:tc>
          <w:tcPr>
            <w:tcW w:w="960" w:type="dxa"/>
            <w:tcBorders>
              <w:top w:val="nil"/>
              <w:left w:val="nil"/>
              <w:bottom w:val="single" w:sz="4" w:space="0" w:color="auto"/>
              <w:right w:val="single" w:sz="4" w:space="0" w:color="auto"/>
            </w:tcBorders>
            <w:shd w:val="clear" w:color="000000" w:fill="DDEBF7"/>
            <w:noWrap/>
            <w:vAlign w:val="bottom"/>
            <w:hideMark/>
          </w:tcPr>
          <w:p w14:paraId="747ECCBD"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 </w:t>
            </w:r>
          </w:p>
        </w:tc>
      </w:tr>
      <w:tr w:rsidR="007E4935" w:rsidRPr="00F0401A" w14:paraId="10976193"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5FCF70C3"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band</w:t>
            </w:r>
          </w:p>
        </w:tc>
        <w:tc>
          <w:tcPr>
            <w:tcW w:w="1100" w:type="dxa"/>
            <w:tcBorders>
              <w:top w:val="nil"/>
              <w:left w:val="nil"/>
              <w:bottom w:val="single" w:sz="4" w:space="0" w:color="auto"/>
              <w:right w:val="single" w:sz="4" w:space="0" w:color="auto"/>
            </w:tcBorders>
            <w:shd w:val="clear" w:color="000000" w:fill="E2EFDA"/>
            <w:noWrap/>
            <w:vAlign w:val="bottom"/>
            <w:hideMark/>
          </w:tcPr>
          <w:p w14:paraId="3425D796"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B2100</w:t>
            </w:r>
          </w:p>
        </w:tc>
        <w:tc>
          <w:tcPr>
            <w:tcW w:w="1100" w:type="dxa"/>
            <w:tcBorders>
              <w:top w:val="nil"/>
              <w:left w:val="nil"/>
              <w:bottom w:val="single" w:sz="4" w:space="0" w:color="auto"/>
              <w:right w:val="single" w:sz="4" w:space="0" w:color="auto"/>
            </w:tcBorders>
            <w:shd w:val="clear" w:color="000000" w:fill="FCE4D6"/>
            <w:noWrap/>
            <w:vAlign w:val="bottom"/>
            <w:hideMark/>
          </w:tcPr>
          <w:p w14:paraId="2ACC5ACD"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B2100</w:t>
            </w:r>
          </w:p>
        </w:tc>
        <w:tc>
          <w:tcPr>
            <w:tcW w:w="960" w:type="dxa"/>
            <w:tcBorders>
              <w:top w:val="nil"/>
              <w:left w:val="nil"/>
              <w:bottom w:val="single" w:sz="4" w:space="0" w:color="auto"/>
              <w:right w:val="single" w:sz="4" w:space="0" w:color="auto"/>
            </w:tcBorders>
            <w:shd w:val="clear" w:color="000000" w:fill="DDEBF7"/>
            <w:noWrap/>
            <w:vAlign w:val="bottom"/>
            <w:hideMark/>
          </w:tcPr>
          <w:p w14:paraId="7CC444FC"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 </w:t>
            </w:r>
          </w:p>
        </w:tc>
      </w:tr>
      <w:tr w:rsidR="007E4935" w:rsidRPr="00F0401A" w14:paraId="6A6A4CD1"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1A86F8C8"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date</w:t>
            </w:r>
          </w:p>
        </w:tc>
        <w:tc>
          <w:tcPr>
            <w:tcW w:w="1100" w:type="dxa"/>
            <w:tcBorders>
              <w:top w:val="nil"/>
              <w:left w:val="nil"/>
              <w:bottom w:val="single" w:sz="4" w:space="0" w:color="auto"/>
              <w:right w:val="single" w:sz="4" w:space="0" w:color="auto"/>
            </w:tcBorders>
            <w:shd w:val="clear" w:color="000000" w:fill="E2EFDA"/>
            <w:noWrap/>
            <w:vAlign w:val="bottom"/>
            <w:hideMark/>
          </w:tcPr>
          <w:p w14:paraId="4702C2DC"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Jan-19</w:t>
            </w:r>
          </w:p>
        </w:tc>
        <w:tc>
          <w:tcPr>
            <w:tcW w:w="1100" w:type="dxa"/>
            <w:tcBorders>
              <w:top w:val="nil"/>
              <w:left w:val="nil"/>
              <w:bottom w:val="single" w:sz="4" w:space="0" w:color="auto"/>
              <w:right w:val="single" w:sz="4" w:space="0" w:color="auto"/>
            </w:tcBorders>
            <w:shd w:val="clear" w:color="000000" w:fill="FCE4D6"/>
            <w:noWrap/>
            <w:vAlign w:val="bottom"/>
            <w:hideMark/>
          </w:tcPr>
          <w:p w14:paraId="4FFA4039"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Jan-19</w:t>
            </w:r>
          </w:p>
        </w:tc>
        <w:tc>
          <w:tcPr>
            <w:tcW w:w="960" w:type="dxa"/>
            <w:tcBorders>
              <w:top w:val="nil"/>
              <w:left w:val="nil"/>
              <w:bottom w:val="single" w:sz="4" w:space="0" w:color="auto"/>
              <w:right w:val="single" w:sz="4" w:space="0" w:color="auto"/>
            </w:tcBorders>
            <w:shd w:val="clear" w:color="000000" w:fill="DDEBF7"/>
            <w:noWrap/>
            <w:vAlign w:val="bottom"/>
            <w:hideMark/>
          </w:tcPr>
          <w:p w14:paraId="4E7E9D6D"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 </w:t>
            </w:r>
          </w:p>
        </w:tc>
      </w:tr>
      <w:tr w:rsidR="007E4935" w:rsidRPr="00F0401A" w14:paraId="1BEB8B3F"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0B11CF30"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lastRenderedPageBreak/>
              <w:t>GARBLING_VOLTE_VOICE_norm</w:t>
            </w:r>
            <w:proofErr w:type="spellEnd"/>
          </w:p>
        </w:tc>
        <w:tc>
          <w:tcPr>
            <w:tcW w:w="1100" w:type="dxa"/>
            <w:tcBorders>
              <w:top w:val="nil"/>
              <w:left w:val="nil"/>
              <w:bottom w:val="single" w:sz="4" w:space="0" w:color="auto"/>
              <w:right w:val="single" w:sz="4" w:space="0" w:color="auto"/>
            </w:tcBorders>
            <w:shd w:val="clear" w:color="000000" w:fill="E2EFDA"/>
            <w:noWrap/>
            <w:vAlign w:val="bottom"/>
            <w:hideMark/>
          </w:tcPr>
          <w:p w14:paraId="45460F12"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0.018264117</w:t>
            </w:r>
          </w:p>
        </w:tc>
        <w:tc>
          <w:tcPr>
            <w:tcW w:w="1100" w:type="dxa"/>
            <w:tcBorders>
              <w:top w:val="nil"/>
              <w:left w:val="nil"/>
              <w:bottom w:val="single" w:sz="4" w:space="0" w:color="auto"/>
              <w:right w:val="single" w:sz="4" w:space="0" w:color="auto"/>
            </w:tcBorders>
            <w:shd w:val="clear" w:color="000000" w:fill="FCE4D6"/>
            <w:noWrap/>
            <w:vAlign w:val="bottom"/>
            <w:hideMark/>
          </w:tcPr>
          <w:p w14:paraId="2BBD0CF1"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0.23164876</w:t>
            </w:r>
          </w:p>
        </w:tc>
        <w:tc>
          <w:tcPr>
            <w:tcW w:w="960" w:type="dxa"/>
            <w:tcBorders>
              <w:top w:val="nil"/>
              <w:left w:val="nil"/>
              <w:bottom w:val="single" w:sz="4" w:space="0" w:color="auto"/>
              <w:right w:val="single" w:sz="4" w:space="0" w:color="auto"/>
            </w:tcBorders>
            <w:shd w:val="clear" w:color="000000" w:fill="DDEBF7"/>
            <w:noWrap/>
            <w:vAlign w:val="bottom"/>
            <w:hideMark/>
          </w:tcPr>
          <w:p w14:paraId="0EA64681"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12.683272</w:t>
            </w:r>
          </w:p>
        </w:tc>
      </w:tr>
      <w:tr w:rsidR="007E4935" w:rsidRPr="00F0401A" w14:paraId="0ED55273"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3649B532"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MUTING_VOLTE_VOICE_norm</w:t>
            </w:r>
            <w:proofErr w:type="spellEnd"/>
          </w:p>
        </w:tc>
        <w:tc>
          <w:tcPr>
            <w:tcW w:w="1100" w:type="dxa"/>
            <w:tcBorders>
              <w:top w:val="nil"/>
              <w:left w:val="nil"/>
              <w:bottom w:val="single" w:sz="4" w:space="0" w:color="auto"/>
              <w:right w:val="single" w:sz="4" w:space="0" w:color="auto"/>
            </w:tcBorders>
            <w:shd w:val="clear" w:color="000000" w:fill="E2EFDA"/>
            <w:noWrap/>
            <w:vAlign w:val="bottom"/>
            <w:hideMark/>
          </w:tcPr>
          <w:p w14:paraId="44B919AD"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0.002286207</w:t>
            </w:r>
          </w:p>
        </w:tc>
        <w:tc>
          <w:tcPr>
            <w:tcW w:w="1100" w:type="dxa"/>
            <w:tcBorders>
              <w:top w:val="nil"/>
              <w:left w:val="nil"/>
              <w:bottom w:val="single" w:sz="4" w:space="0" w:color="auto"/>
              <w:right w:val="single" w:sz="4" w:space="0" w:color="auto"/>
            </w:tcBorders>
            <w:shd w:val="clear" w:color="000000" w:fill="FCE4D6"/>
            <w:noWrap/>
            <w:vAlign w:val="bottom"/>
            <w:hideMark/>
          </w:tcPr>
          <w:p w14:paraId="0C1AEBE0"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0.022067285</w:t>
            </w:r>
          </w:p>
        </w:tc>
        <w:tc>
          <w:tcPr>
            <w:tcW w:w="960" w:type="dxa"/>
            <w:tcBorders>
              <w:top w:val="nil"/>
              <w:left w:val="nil"/>
              <w:bottom w:val="single" w:sz="4" w:space="0" w:color="auto"/>
              <w:right w:val="single" w:sz="4" w:space="0" w:color="auto"/>
            </w:tcBorders>
            <w:shd w:val="clear" w:color="000000" w:fill="DDEBF7"/>
            <w:noWrap/>
            <w:vAlign w:val="bottom"/>
            <w:hideMark/>
          </w:tcPr>
          <w:p w14:paraId="7FD7A4AC"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9.6523549</w:t>
            </w:r>
          </w:p>
        </w:tc>
      </w:tr>
      <w:tr w:rsidR="007E4935" w:rsidRPr="00F0401A" w14:paraId="05CA419B"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28C8B1E9"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DROP_CC_481_VOLTE_IMS_norm</w:t>
            </w:r>
          </w:p>
        </w:tc>
        <w:tc>
          <w:tcPr>
            <w:tcW w:w="1100" w:type="dxa"/>
            <w:tcBorders>
              <w:top w:val="nil"/>
              <w:left w:val="nil"/>
              <w:bottom w:val="single" w:sz="4" w:space="0" w:color="auto"/>
              <w:right w:val="single" w:sz="4" w:space="0" w:color="auto"/>
            </w:tcBorders>
            <w:shd w:val="clear" w:color="000000" w:fill="E2EFDA"/>
            <w:noWrap/>
            <w:vAlign w:val="bottom"/>
            <w:hideMark/>
          </w:tcPr>
          <w:p w14:paraId="365E10F6"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0.000252127</w:t>
            </w:r>
          </w:p>
        </w:tc>
        <w:tc>
          <w:tcPr>
            <w:tcW w:w="1100" w:type="dxa"/>
            <w:tcBorders>
              <w:top w:val="nil"/>
              <w:left w:val="nil"/>
              <w:bottom w:val="single" w:sz="4" w:space="0" w:color="auto"/>
              <w:right w:val="single" w:sz="4" w:space="0" w:color="auto"/>
            </w:tcBorders>
            <w:shd w:val="clear" w:color="000000" w:fill="FCE4D6"/>
            <w:noWrap/>
            <w:vAlign w:val="bottom"/>
            <w:hideMark/>
          </w:tcPr>
          <w:p w14:paraId="51BD74A0"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0.064070417</w:t>
            </w:r>
          </w:p>
        </w:tc>
        <w:tc>
          <w:tcPr>
            <w:tcW w:w="960" w:type="dxa"/>
            <w:tcBorders>
              <w:top w:val="nil"/>
              <w:left w:val="nil"/>
              <w:bottom w:val="single" w:sz="4" w:space="0" w:color="auto"/>
              <w:right w:val="single" w:sz="4" w:space="0" w:color="auto"/>
            </w:tcBorders>
            <w:shd w:val="clear" w:color="000000" w:fill="DDEBF7"/>
            <w:noWrap/>
            <w:vAlign w:val="bottom"/>
            <w:hideMark/>
          </w:tcPr>
          <w:p w14:paraId="6C2FEDFF"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254.11983</w:t>
            </w:r>
          </w:p>
        </w:tc>
      </w:tr>
      <w:tr w:rsidR="007E4935" w:rsidRPr="00F0401A" w14:paraId="7226F231"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3B43956D"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CALL_SETUP_DELAY_VOLTE_IMS_norm</w:t>
            </w:r>
            <w:proofErr w:type="spellEnd"/>
          </w:p>
        </w:tc>
        <w:tc>
          <w:tcPr>
            <w:tcW w:w="1100" w:type="dxa"/>
            <w:tcBorders>
              <w:top w:val="nil"/>
              <w:left w:val="nil"/>
              <w:bottom w:val="single" w:sz="4" w:space="0" w:color="auto"/>
              <w:right w:val="single" w:sz="4" w:space="0" w:color="auto"/>
            </w:tcBorders>
            <w:shd w:val="clear" w:color="000000" w:fill="E2EFDA"/>
            <w:noWrap/>
            <w:vAlign w:val="bottom"/>
            <w:hideMark/>
          </w:tcPr>
          <w:p w14:paraId="2AC84054"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0.004286528</w:t>
            </w:r>
          </w:p>
        </w:tc>
        <w:tc>
          <w:tcPr>
            <w:tcW w:w="1100" w:type="dxa"/>
            <w:tcBorders>
              <w:top w:val="nil"/>
              <w:left w:val="nil"/>
              <w:bottom w:val="single" w:sz="4" w:space="0" w:color="auto"/>
              <w:right w:val="single" w:sz="4" w:space="0" w:color="auto"/>
            </w:tcBorders>
            <w:shd w:val="clear" w:color="000000" w:fill="FCE4D6"/>
            <w:noWrap/>
            <w:vAlign w:val="bottom"/>
            <w:hideMark/>
          </w:tcPr>
          <w:p w14:paraId="5F58A62A"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0.007643998</w:t>
            </w:r>
          </w:p>
        </w:tc>
        <w:tc>
          <w:tcPr>
            <w:tcW w:w="960" w:type="dxa"/>
            <w:tcBorders>
              <w:top w:val="nil"/>
              <w:left w:val="nil"/>
              <w:bottom w:val="single" w:sz="4" w:space="0" w:color="auto"/>
              <w:right w:val="single" w:sz="4" w:space="0" w:color="auto"/>
            </w:tcBorders>
            <w:shd w:val="clear" w:color="000000" w:fill="DDEBF7"/>
            <w:noWrap/>
            <w:vAlign w:val="bottom"/>
            <w:hideMark/>
          </w:tcPr>
          <w:p w14:paraId="66EB7651"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1.7832608</w:t>
            </w:r>
          </w:p>
        </w:tc>
      </w:tr>
      <w:tr w:rsidR="007E4935" w:rsidRPr="00F0401A" w14:paraId="6ACEDC54"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5B2629CD"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ACCESS_FAILURE_CC_503(1:223)_</w:t>
            </w:r>
            <w:proofErr w:type="spellStart"/>
            <w:r w:rsidRPr="00F0401A">
              <w:rPr>
                <w:rFonts w:cs="Arial"/>
                <w:b/>
                <w:bCs/>
                <w:color w:val="000000"/>
                <w:szCs w:val="22"/>
                <w:lang w:val="en-US" w:bidi="hi-IN"/>
              </w:rPr>
              <w:t>VOLTE_IMS_norm</w:t>
            </w:r>
            <w:proofErr w:type="spellEnd"/>
          </w:p>
        </w:tc>
        <w:tc>
          <w:tcPr>
            <w:tcW w:w="1100" w:type="dxa"/>
            <w:tcBorders>
              <w:top w:val="nil"/>
              <w:left w:val="nil"/>
              <w:bottom w:val="single" w:sz="4" w:space="0" w:color="auto"/>
              <w:right w:val="single" w:sz="4" w:space="0" w:color="auto"/>
            </w:tcBorders>
            <w:shd w:val="clear" w:color="000000" w:fill="E2EFDA"/>
            <w:noWrap/>
            <w:vAlign w:val="bottom"/>
            <w:hideMark/>
          </w:tcPr>
          <w:p w14:paraId="621E7BCE"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0.001635242</w:t>
            </w:r>
          </w:p>
        </w:tc>
        <w:tc>
          <w:tcPr>
            <w:tcW w:w="1100" w:type="dxa"/>
            <w:tcBorders>
              <w:top w:val="nil"/>
              <w:left w:val="nil"/>
              <w:bottom w:val="single" w:sz="4" w:space="0" w:color="auto"/>
              <w:right w:val="single" w:sz="4" w:space="0" w:color="auto"/>
            </w:tcBorders>
            <w:shd w:val="clear" w:color="000000" w:fill="FCE4D6"/>
            <w:noWrap/>
            <w:vAlign w:val="bottom"/>
            <w:hideMark/>
          </w:tcPr>
          <w:p w14:paraId="468081FA"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0.025145773</w:t>
            </w:r>
          </w:p>
        </w:tc>
        <w:tc>
          <w:tcPr>
            <w:tcW w:w="960" w:type="dxa"/>
            <w:tcBorders>
              <w:top w:val="nil"/>
              <w:left w:val="nil"/>
              <w:bottom w:val="single" w:sz="4" w:space="0" w:color="auto"/>
              <w:right w:val="single" w:sz="4" w:space="0" w:color="auto"/>
            </w:tcBorders>
            <w:shd w:val="clear" w:color="000000" w:fill="DDEBF7"/>
            <w:noWrap/>
            <w:vAlign w:val="bottom"/>
            <w:hideMark/>
          </w:tcPr>
          <w:p w14:paraId="4B071C20"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15.377403</w:t>
            </w:r>
          </w:p>
        </w:tc>
      </w:tr>
      <w:tr w:rsidR="007E4935" w:rsidRPr="00F0401A" w14:paraId="3BC7398D"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1CE76127"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SOFT_DROP_DUE_TO_MEDIA_STOP_VOLTE_IMS_norm</w:t>
            </w:r>
            <w:proofErr w:type="spellEnd"/>
          </w:p>
        </w:tc>
        <w:tc>
          <w:tcPr>
            <w:tcW w:w="1100" w:type="dxa"/>
            <w:tcBorders>
              <w:top w:val="nil"/>
              <w:left w:val="nil"/>
              <w:bottom w:val="single" w:sz="4" w:space="0" w:color="auto"/>
              <w:right w:val="single" w:sz="4" w:space="0" w:color="auto"/>
            </w:tcBorders>
            <w:shd w:val="clear" w:color="000000" w:fill="E2EFDA"/>
            <w:noWrap/>
            <w:vAlign w:val="bottom"/>
            <w:hideMark/>
          </w:tcPr>
          <w:p w14:paraId="7386D887"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0.000492974</w:t>
            </w:r>
          </w:p>
        </w:tc>
        <w:tc>
          <w:tcPr>
            <w:tcW w:w="1100" w:type="dxa"/>
            <w:tcBorders>
              <w:top w:val="nil"/>
              <w:left w:val="nil"/>
              <w:bottom w:val="single" w:sz="4" w:space="0" w:color="auto"/>
              <w:right w:val="single" w:sz="4" w:space="0" w:color="auto"/>
            </w:tcBorders>
            <w:shd w:val="clear" w:color="000000" w:fill="FCE4D6"/>
            <w:noWrap/>
            <w:vAlign w:val="bottom"/>
            <w:hideMark/>
          </w:tcPr>
          <w:p w14:paraId="172D9833"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0.015216456</w:t>
            </w:r>
          </w:p>
        </w:tc>
        <w:tc>
          <w:tcPr>
            <w:tcW w:w="960" w:type="dxa"/>
            <w:tcBorders>
              <w:top w:val="nil"/>
              <w:left w:val="nil"/>
              <w:bottom w:val="single" w:sz="4" w:space="0" w:color="auto"/>
              <w:right w:val="single" w:sz="4" w:space="0" w:color="auto"/>
            </w:tcBorders>
            <w:shd w:val="clear" w:color="000000" w:fill="DDEBF7"/>
            <w:noWrap/>
            <w:vAlign w:val="bottom"/>
            <w:hideMark/>
          </w:tcPr>
          <w:p w14:paraId="4B349865"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30.866677</w:t>
            </w:r>
          </w:p>
        </w:tc>
      </w:tr>
      <w:tr w:rsidR="007E4935" w:rsidRPr="00F0401A" w14:paraId="2E8EF9A5"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64F7AE69"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DROP_CC_503_VOLTE_IMS_norm</w:t>
            </w:r>
          </w:p>
        </w:tc>
        <w:tc>
          <w:tcPr>
            <w:tcW w:w="1100" w:type="dxa"/>
            <w:tcBorders>
              <w:top w:val="nil"/>
              <w:left w:val="nil"/>
              <w:bottom w:val="single" w:sz="4" w:space="0" w:color="auto"/>
              <w:right w:val="single" w:sz="4" w:space="0" w:color="auto"/>
            </w:tcBorders>
            <w:shd w:val="clear" w:color="000000" w:fill="E2EFDA"/>
            <w:noWrap/>
            <w:vAlign w:val="bottom"/>
            <w:hideMark/>
          </w:tcPr>
          <w:p w14:paraId="0CEAEA55"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0.000268387</w:t>
            </w:r>
          </w:p>
        </w:tc>
        <w:tc>
          <w:tcPr>
            <w:tcW w:w="1100" w:type="dxa"/>
            <w:tcBorders>
              <w:top w:val="nil"/>
              <w:left w:val="nil"/>
              <w:bottom w:val="single" w:sz="4" w:space="0" w:color="auto"/>
              <w:right w:val="single" w:sz="4" w:space="0" w:color="auto"/>
            </w:tcBorders>
            <w:shd w:val="clear" w:color="000000" w:fill="FCE4D6"/>
            <w:noWrap/>
            <w:vAlign w:val="bottom"/>
            <w:hideMark/>
          </w:tcPr>
          <w:p w14:paraId="2B2C7FD8"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0.001052199</w:t>
            </w:r>
          </w:p>
        </w:tc>
        <w:tc>
          <w:tcPr>
            <w:tcW w:w="960" w:type="dxa"/>
            <w:tcBorders>
              <w:top w:val="nil"/>
              <w:left w:val="nil"/>
              <w:bottom w:val="single" w:sz="4" w:space="0" w:color="auto"/>
              <w:right w:val="single" w:sz="4" w:space="0" w:color="auto"/>
            </w:tcBorders>
            <w:shd w:val="clear" w:color="000000" w:fill="DDEBF7"/>
            <w:noWrap/>
            <w:vAlign w:val="bottom"/>
            <w:hideMark/>
          </w:tcPr>
          <w:p w14:paraId="65314773"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3.9204602</w:t>
            </w:r>
          </w:p>
        </w:tc>
      </w:tr>
      <w:tr w:rsidR="007E4935" w:rsidRPr="00F0401A" w14:paraId="236AF9C6"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3E0BF3E0"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DROP_CC_408_VOLTE_IMS_norm</w:t>
            </w:r>
          </w:p>
        </w:tc>
        <w:tc>
          <w:tcPr>
            <w:tcW w:w="1100" w:type="dxa"/>
            <w:tcBorders>
              <w:top w:val="nil"/>
              <w:left w:val="nil"/>
              <w:bottom w:val="single" w:sz="4" w:space="0" w:color="auto"/>
              <w:right w:val="single" w:sz="4" w:space="0" w:color="auto"/>
            </w:tcBorders>
            <w:shd w:val="clear" w:color="000000" w:fill="E2EFDA"/>
            <w:noWrap/>
            <w:vAlign w:val="bottom"/>
            <w:hideMark/>
          </w:tcPr>
          <w:p w14:paraId="6B97B668"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1.10405E-05</w:t>
            </w:r>
          </w:p>
        </w:tc>
        <w:tc>
          <w:tcPr>
            <w:tcW w:w="1100" w:type="dxa"/>
            <w:tcBorders>
              <w:top w:val="nil"/>
              <w:left w:val="nil"/>
              <w:bottom w:val="single" w:sz="4" w:space="0" w:color="auto"/>
              <w:right w:val="single" w:sz="4" w:space="0" w:color="auto"/>
            </w:tcBorders>
            <w:shd w:val="clear" w:color="000000" w:fill="FCE4D6"/>
            <w:noWrap/>
            <w:vAlign w:val="bottom"/>
            <w:hideMark/>
          </w:tcPr>
          <w:p w14:paraId="363DB269"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w:t>
            </w:r>
          </w:p>
        </w:tc>
        <w:tc>
          <w:tcPr>
            <w:tcW w:w="960" w:type="dxa"/>
            <w:tcBorders>
              <w:top w:val="nil"/>
              <w:left w:val="nil"/>
              <w:bottom w:val="single" w:sz="4" w:space="0" w:color="auto"/>
              <w:right w:val="single" w:sz="4" w:space="0" w:color="auto"/>
            </w:tcBorders>
            <w:shd w:val="clear" w:color="000000" w:fill="DDEBF7"/>
            <w:noWrap/>
            <w:vAlign w:val="bottom"/>
            <w:hideMark/>
          </w:tcPr>
          <w:p w14:paraId="77F23F15"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w:t>
            </w:r>
          </w:p>
        </w:tc>
      </w:tr>
      <w:tr w:rsidR="007E4935" w:rsidRPr="00F0401A" w14:paraId="0CACB4BE"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59FCDF32"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DROP_CC_OTHER_VOLTE_IMS_norm</w:t>
            </w:r>
            <w:proofErr w:type="spellEnd"/>
          </w:p>
        </w:tc>
        <w:tc>
          <w:tcPr>
            <w:tcW w:w="1100" w:type="dxa"/>
            <w:tcBorders>
              <w:top w:val="nil"/>
              <w:left w:val="nil"/>
              <w:bottom w:val="single" w:sz="4" w:space="0" w:color="auto"/>
              <w:right w:val="single" w:sz="4" w:space="0" w:color="auto"/>
            </w:tcBorders>
            <w:shd w:val="clear" w:color="000000" w:fill="E2EFDA"/>
            <w:noWrap/>
            <w:vAlign w:val="bottom"/>
            <w:hideMark/>
          </w:tcPr>
          <w:p w14:paraId="550B58D4"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2.54039E-05</w:t>
            </w:r>
          </w:p>
        </w:tc>
        <w:tc>
          <w:tcPr>
            <w:tcW w:w="1100" w:type="dxa"/>
            <w:tcBorders>
              <w:top w:val="nil"/>
              <w:left w:val="nil"/>
              <w:bottom w:val="single" w:sz="4" w:space="0" w:color="auto"/>
              <w:right w:val="single" w:sz="4" w:space="0" w:color="auto"/>
            </w:tcBorders>
            <w:shd w:val="clear" w:color="000000" w:fill="FCE4D6"/>
            <w:noWrap/>
            <w:vAlign w:val="bottom"/>
            <w:hideMark/>
          </w:tcPr>
          <w:p w14:paraId="2F5BAAC9"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0.000171999</w:t>
            </w:r>
          </w:p>
        </w:tc>
        <w:tc>
          <w:tcPr>
            <w:tcW w:w="960" w:type="dxa"/>
            <w:tcBorders>
              <w:top w:val="nil"/>
              <w:left w:val="nil"/>
              <w:bottom w:val="single" w:sz="4" w:space="0" w:color="auto"/>
              <w:right w:val="single" w:sz="4" w:space="0" w:color="auto"/>
            </w:tcBorders>
            <w:shd w:val="clear" w:color="000000" w:fill="DDEBF7"/>
            <w:noWrap/>
            <w:vAlign w:val="bottom"/>
            <w:hideMark/>
          </w:tcPr>
          <w:p w14:paraId="6AB3BED4"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6.7705477</w:t>
            </w:r>
          </w:p>
        </w:tc>
      </w:tr>
      <w:tr w:rsidR="007E4935" w:rsidRPr="00F0401A" w14:paraId="7ECACFEA"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589E9BD0"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IMMEDIATE_VOLUNTARY_DROP_DUE_TO_MEDIA_STOP_VOLTE_norm</w:t>
            </w:r>
            <w:proofErr w:type="spellEnd"/>
          </w:p>
        </w:tc>
        <w:tc>
          <w:tcPr>
            <w:tcW w:w="1100" w:type="dxa"/>
            <w:tcBorders>
              <w:top w:val="nil"/>
              <w:left w:val="nil"/>
              <w:bottom w:val="single" w:sz="4" w:space="0" w:color="auto"/>
              <w:right w:val="single" w:sz="4" w:space="0" w:color="auto"/>
            </w:tcBorders>
            <w:shd w:val="clear" w:color="000000" w:fill="E2EFDA"/>
            <w:noWrap/>
            <w:vAlign w:val="bottom"/>
            <w:hideMark/>
          </w:tcPr>
          <w:p w14:paraId="57CC5CA4"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1.39811E-05</w:t>
            </w:r>
          </w:p>
        </w:tc>
        <w:tc>
          <w:tcPr>
            <w:tcW w:w="1100" w:type="dxa"/>
            <w:tcBorders>
              <w:top w:val="nil"/>
              <w:left w:val="nil"/>
              <w:bottom w:val="single" w:sz="4" w:space="0" w:color="auto"/>
              <w:right w:val="single" w:sz="4" w:space="0" w:color="auto"/>
            </w:tcBorders>
            <w:shd w:val="clear" w:color="000000" w:fill="FCE4D6"/>
            <w:noWrap/>
            <w:vAlign w:val="bottom"/>
            <w:hideMark/>
          </w:tcPr>
          <w:p w14:paraId="560AF6DD"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0.000180245</w:t>
            </w:r>
          </w:p>
        </w:tc>
        <w:tc>
          <w:tcPr>
            <w:tcW w:w="960" w:type="dxa"/>
            <w:tcBorders>
              <w:top w:val="nil"/>
              <w:left w:val="nil"/>
              <w:bottom w:val="single" w:sz="4" w:space="0" w:color="auto"/>
              <w:right w:val="single" w:sz="4" w:space="0" w:color="auto"/>
            </w:tcBorders>
            <w:shd w:val="clear" w:color="000000" w:fill="DDEBF7"/>
            <w:noWrap/>
            <w:vAlign w:val="bottom"/>
            <w:hideMark/>
          </w:tcPr>
          <w:p w14:paraId="7DAD5CB7"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12.892057</w:t>
            </w:r>
          </w:p>
        </w:tc>
      </w:tr>
      <w:tr w:rsidR="007E4935" w:rsidRPr="00F0401A" w14:paraId="660A7DFA"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45973287"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DROP_SRVCC_TERMINATE_VOLTE_IMS_norm</w:t>
            </w:r>
            <w:proofErr w:type="spellEnd"/>
          </w:p>
        </w:tc>
        <w:tc>
          <w:tcPr>
            <w:tcW w:w="1100" w:type="dxa"/>
            <w:tcBorders>
              <w:top w:val="nil"/>
              <w:left w:val="nil"/>
              <w:bottom w:val="single" w:sz="4" w:space="0" w:color="auto"/>
              <w:right w:val="single" w:sz="4" w:space="0" w:color="auto"/>
            </w:tcBorders>
            <w:shd w:val="clear" w:color="000000" w:fill="E2EFDA"/>
            <w:noWrap/>
            <w:vAlign w:val="bottom"/>
            <w:hideMark/>
          </w:tcPr>
          <w:p w14:paraId="547A3BE2"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w:t>
            </w:r>
          </w:p>
        </w:tc>
        <w:tc>
          <w:tcPr>
            <w:tcW w:w="1100" w:type="dxa"/>
            <w:tcBorders>
              <w:top w:val="nil"/>
              <w:left w:val="nil"/>
              <w:bottom w:val="single" w:sz="4" w:space="0" w:color="auto"/>
              <w:right w:val="single" w:sz="4" w:space="0" w:color="auto"/>
            </w:tcBorders>
            <w:shd w:val="clear" w:color="000000" w:fill="FCE4D6"/>
            <w:noWrap/>
            <w:vAlign w:val="bottom"/>
            <w:hideMark/>
          </w:tcPr>
          <w:p w14:paraId="70583AF2"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w:t>
            </w:r>
          </w:p>
        </w:tc>
        <w:tc>
          <w:tcPr>
            <w:tcW w:w="960" w:type="dxa"/>
            <w:tcBorders>
              <w:top w:val="nil"/>
              <w:left w:val="nil"/>
              <w:bottom w:val="single" w:sz="4" w:space="0" w:color="auto"/>
              <w:right w:val="single" w:sz="4" w:space="0" w:color="auto"/>
            </w:tcBorders>
            <w:shd w:val="clear" w:color="000000" w:fill="DDEBF7"/>
            <w:noWrap/>
            <w:vAlign w:val="bottom"/>
            <w:hideMark/>
          </w:tcPr>
          <w:p w14:paraId="03DA3AB2"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 </w:t>
            </w:r>
          </w:p>
        </w:tc>
      </w:tr>
      <w:tr w:rsidR="007E4935" w:rsidRPr="00F0401A" w14:paraId="686F5B8C"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3B8FCC51"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scaled_cum_prob_ewma</w:t>
            </w:r>
            <w:proofErr w:type="spellEnd"/>
          </w:p>
        </w:tc>
        <w:tc>
          <w:tcPr>
            <w:tcW w:w="1100" w:type="dxa"/>
            <w:tcBorders>
              <w:top w:val="nil"/>
              <w:left w:val="nil"/>
              <w:bottom w:val="single" w:sz="4" w:space="0" w:color="auto"/>
              <w:right w:val="single" w:sz="4" w:space="0" w:color="auto"/>
            </w:tcBorders>
            <w:shd w:val="clear" w:color="000000" w:fill="E2EFDA"/>
            <w:noWrap/>
            <w:vAlign w:val="bottom"/>
            <w:hideMark/>
          </w:tcPr>
          <w:p w14:paraId="169E19DE"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0.136051888</w:t>
            </w:r>
          </w:p>
        </w:tc>
        <w:tc>
          <w:tcPr>
            <w:tcW w:w="1100" w:type="dxa"/>
            <w:tcBorders>
              <w:top w:val="nil"/>
              <w:left w:val="nil"/>
              <w:bottom w:val="single" w:sz="4" w:space="0" w:color="auto"/>
              <w:right w:val="single" w:sz="4" w:space="0" w:color="auto"/>
            </w:tcBorders>
            <w:shd w:val="clear" w:color="000000" w:fill="FCE4D6"/>
            <w:noWrap/>
            <w:vAlign w:val="bottom"/>
            <w:hideMark/>
          </w:tcPr>
          <w:p w14:paraId="4A531657"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0.993860344</w:t>
            </w:r>
          </w:p>
        </w:tc>
        <w:tc>
          <w:tcPr>
            <w:tcW w:w="960" w:type="dxa"/>
            <w:tcBorders>
              <w:top w:val="nil"/>
              <w:left w:val="nil"/>
              <w:bottom w:val="single" w:sz="4" w:space="0" w:color="auto"/>
              <w:right w:val="single" w:sz="4" w:space="0" w:color="auto"/>
            </w:tcBorders>
            <w:shd w:val="clear" w:color="000000" w:fill="DDEBF7"/>
            <w:noWrap/>
            <w:vAlign w:val="bottom"/>
            <w:hideMark/>
          </w:tcPr>
          <w:p w14:paraId="708CE663"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7.3050096</w:t>
            </w:r>
          </w:p>
        </w:tc>
      </w:tr>
    </w:tbl>
    <w:p w14:paraId="1318062B" w14:textId="77777777" w:rsidR="007E4935" w:rsidRPr="00F0401A" w:rsidRDefault="007E4935" w:rsidP="007E4935">
      <w:pPr>
        <w:pStyle w:val="BodyText"/>
        <w:spacing w:before="0"/>
        <w:ind w:left="3856"/>
        <w:rPr>
          <w:rFonts w:cs="Arial"/>
          <w:szCs w:val="22"/>
        </w:rPr>
      </w:pPr>
    </w:p>
    <w:p w14:paraId="1BB16036" w14:textId="77777777" w:rsidR="007E4935" w:rsidRPr="00F0401A" w:rsidRDefault="007E4935" w:rsidP="007E4935">
      <w:pPr>
        <w:pStyle w:val="BodyText"/>
        <w:spacing w:before="0"/>
        <w:ind w:left="3856"/>
        <w:rPr>
          <w:rFonts w:cs="Arial"/>
          <w:szCs w:val="22"/>
        </w:rPr>
      </w:pPr>
      <w:r w:rsidRPr="00F0401A">
        <w:rPr>
          <w:rFonts w:cs="Arial"/>
          <w:szCs w:val="22"/>
        </w:rPr>
        <w:t>Table 3.2</w:t>
      </w:r>
    </w:p>
    <w:p w14:paraId="7EC4C11E" w14:textId="77777777" w:rsidR="007E4935" w:rsidRPr="00F0401A" w:rsidRDefault="007E4935" w:rsidP="007E4935">
      <w:pPr>
        <w:pStyle w:val="BodyText"/>
        <w:spacing w:before="0"/>
        <w:rPr>
          <w:rFonts w:cs="Arial"/>
          <w:szCs w:val="22"/>
        </w:rPr>
      </w:pPr>
      <w:r w:rsidRPr="00F0401A">
        <w:rPr>
          <w:rFonts w:cs="Arial"/>
          <w:szCs w:val="22"/>
        </w:rPr>
        <w:t xml:space="preserve">           </w:t>
      </w:r>
      <w:proofErr w:type="spellStart"/>
      <w:r w:rsidRPr="00F0401A">
        <w:rPr>
          <w:rFonts w:cs="Arial"/>
          <w:szCs w:val="22"/>
        </w:rPr>
        <w:t>Sum_norm</w:t>
      </w:r>
      <w:proofErr w:type="spellEnd"/>
      <w:r w:rsidRPr="00F0401A">
        <w:rPr>
          <w:rFonts w:cs="Arial"/>
          <w:szCs w:val="22"/>
        </w:rPr>
        <w:t xml:space="preserve"> distribution for normal and critical cells for Band 2100</w:t>
      </w:r>
    </w:p>
    <w:p w14:paraId="5D31A35E" w14:textId="77777777" w:rsidR="007E4935" w:rsidRPr="00F0401A" w:rsidRDefault="007E4935" w:rsidP="007E4935">
      <w:pPr>
        <w:pStyle w:val="BodyText"/>
        <w:ind w:left="0"/>
        <w:rPr>
          <w:rFonts w:cs="Arial"/>
          <w:szCs w:val="22"/>
        </w:rPr>
      </w:pPr>
    </w:p>
    <w:tbl>
      <w:tblPr>
        <w:tblW w:w="8980" w:type="dxa"/>
        <w:tblInd w:w="-5" w:type="dxa"/>
        <w:tblLook w:val="04A0" w:firstRow="1" w:lastRow="0" w:firstColumn="1" w:lastColumn="0" w:noHBand="0" w:noVBand="1"/>
      </w:tblPr>
      <w:tblGrid>
        <w:gridCol w:w="6560"/>
        <w:gridCol w:w="1087"/>
        <w:gridCol w:w="1087"/>
        <w:gridCol w:w="1743"/>
      </w:tblGrid>
      <w:tr w:rsidR="007E4935" w:rsidRPr="00F0401A" w14:paraId="3557EB00" w14:textId="77777777" w:rsidTr="001922DF">
        <w:trPr>
          <w:trHeight w:val="300"/>
        </w:trPr>
        <w:tc>
          <w:tcPr>
            <w:tcW w:w="5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553692"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w:t>
            </w:r>
          </w:p>
        </w:tc>
        <w:tc>
          <w:tcPr>
            <w:tcW w:w="960" w:type="dxa"/>
            <w:tcBorders>
              <w:top w:val="single" w:sz="4" w:space="0" w:color="auto"/>
              <w:left w:val="nil"/>
              <w:bottom w:val="single" w:sz="4" w:space="0" w:color="auto"/>
              <w:right w:val="single" w:sz="4" w:space="0" w:color="auto"/>
            </w:tcBorders>
            <w:shd w:val="clear" w:color="000000" w:fill="E2EFDA"/>
            <w:noWrap/>
            <w:vAlign w:val="bottom"/>
            <w:hideMark/>
          </w:tcPr>
          <w:p w14:paraId="641B6EAE"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Mean Values</w:t>
            </w:r>
          </w:p>
        </w:tc>
        <w:tc>
          <w:tcPr>
            <w:tcW w:w="960" w:type="dxa"/>
            <w:tcBorders>
              <w:top w:val="single" w:sz="4" w:space="0" w:color="auto"/>
              <w:left w:val="nil"/>
              <w:bottom w:val="single" w:sz="4" w:space="0" w:color="auto"/>
              <w:right w:val="single" w:sz="4" w:space="0" w:color="auto"/>
            </w:tcBorders>
            <w:shd w:val="clear" w:color="000000" w:fill="FCE4D6"/>
            <w:noWrap/>
            <w:vAlign w:val="bottom"/>
            <w:hideMark/>
          </w:tcPr>
          <w:p w14:paraId="0B71FBC8"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Mean Values</w:t>
            </w:r>
          </w:p>
        </w:tc>
        <w:tc>
          <w:tcPr>
            <w:tcW w:w="2040" w:type="dxa"/>
            <w:tcBorders>
              <w:top w:val="single" w:sz="4" w:space="0" w:color="auto"/>
              <w:left w:val="nil"/>
              <w:bottom w:val="single" w:sz="4" w:space="0" w:color="auto"/>
              <w:right w:val="single" w:sz="4" w:space="0" w:color="auto"/>
            </w:tcBorders>
            <w:shd w:val="clear" w:color="000000" w:fill="DDEBF7"/>
            <w:noWrap/>
            <w:vAlign w:val="bottom"/>
            <w:hideMark/>
          </w:tcPr>
          <w:p w14:paraId="2ED4D0B8"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Ratio of Bad to Good</w:t>
            </w:r>
          </w:p>
        </w:tc>
      </w:tr>
      <w:tr w:rsidR="007E4935" w:rsidRPr="00F0401A" w14:paraId="4D0DB919"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08DF35C5"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 </w:t>
            </w:r>
          </w:p>
        </w:tc>
        <w:tc>
          <w:tcPr>
            <w:tcW w:w="960" w:type="dxa"/>
            <w:tcBorders>
              <w:top w:val="nil"/>
              <w:left w:val="nil"/>
              <w:bottom w:val="single" w:sz="4" w:space="0" w:color="auto"/>
              <w:right w:val="single" w:sz="4" w:space="0" w:color="auto"/>
            </w:tcBorders>
            <w:shd w:val="clear" w:color="000000" w:fill="E2EFDA"/>
            <w:noWrap/>
            <w:vAlign w:val="bottom"/>
            <w:hideMark/>
          </w:tcPr>
          <w:p w14:paraId="761E8714"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Good Cells</w:t>
            </w:r>
          </w:p>
        </w:tc>
        <w:tc>
          <w:tcPr>
            <w:tcW w:w="960" w:type="dxa"/>
            <w:tcBorders>
              <w:top w:val="nil"/>
              <w:left w:val="nil"/>
              <w:bottom w:val="single" w:sz="4" w:space="0" w:color="auto"/>
              <w:right w:val="single" w:sz="4" w:space="0" w:color="auto"/>
            </w:tcBorders>
            <w:shd w:val="clear" w:color="000000" w:fill="FCE4D6"/>
            <w:noWrap/>
            <w:vAlign w:val="bottom"/>
            <w:hideMark/>
          </w:tcPr>
          <w:p w14:paraId="0C30F32B"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Bad cells</w:t>
            </w:r>
          </w:p>
        </w:tc>
        <w:tc>
          <w:tcPr>
            <w:tcW w:w="2040" w:type="dxa"/>
            <w:tcBorders>
              <w:top w:val="nil"/>
              <w:left w:val="nil"/>
              <w:bottom w:val="single" w:sz="4" w:space="0" w:color="auto"/>
              <w:right w:val="single" w:sz="4" w:space="0" w:color="auto"/>
            </w:tcBorders>
            <w:shd w:val="clear" w:color="000000" w:fill="DDEBF7"/>
            <w:noWrap/>
            <w:vAlign w:val="bottom"/>
            <w:hideMark/>
          </w:tcPr>
          <w:p w14:paraId="4CED777C"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 </w:t>
            </w:r>
          </w:p>
        </w:tc>
      </w:tr>
      <w:tr w:rsidR="007E4935" w:rsidRPr="00F0401A" w14:paraId="4025FE2A"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2282C0E3"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band</w:t>
            </w:r>
          </w:p>
        </w:tc>
        <w:tc>
          <w:tcPr>
            <w:tcW w:w="960" w:type="dxa"/>
            <w:tcBorders>
              <w:top w:val="nil"/>
              <w:left w:val="nil"/>
              <w:bottom w:val="single" w:sz="4" w:space="0" w:color="auto"/>
              <w:right w:val="single" w:sz="4" w:space="0" w:color="auto"/>
            </w:tcBorders>
            <w:shd w:val="clear" w:color="000000" w:fill="E2EFDA"/>
            <w:noWrap/>
            <w:vAlign w:val="bottom"/>
            <w:hideMark/>
          </w:tcPr>
          <w:p w14:paraId="0D2E7EEA"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B700</w:t>
            </w:r>
          </w:p>
        </w:tc>
        <w:tc>
          <w:tcPr>
            <w:tcW w:w="960" w:type="dxa"/>
            <w:tcBorders>
              <w:top w:val="nil"/>
              <w:left w:val="nil"/>
              <w:bottom w:val="single" w:sz="4" w:space="0" w:color="auto"/>
              <w:right w:val="single" w:sz="4" w:space="0" w:color="auto"/>
            </w:tcBorders>
            <w:shd w:val="clear" w:color="000000" w:fill="FCE4D6"/>
            <w:noWrap/>
            <w:vAlign w:val="bottom"/>
            <w:hideMark/>
          </w:tcPr>
          <w:p w14:paraId="4BC77E32"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B700</w:t>
            </w:r>
          </w:p>
        </w:tc>
        <w:tc>
          <w:tcPr>
            <w:tcW w:w="2040" w:type="dxa"/>
            <w:tcBorders>
              <w:top w:val="nil"/>
              <w:left w:val="nil"/>
              <w:bottom w:val="single" w:sz="4" w:space="0" w:color="auto"/>
              <w:right w:val="single" w:sz="4" w:space="0" w:color="auto"/>
            </w:tcBorders>
            <w:shd w:val="clear" w:color="000000" w:fill="DDEBF7"/>
            <w:noWrap/>
            <w:vAlign w:val="bottom"/>
            <w:hideMark/>
          </w:tcPr>
          <w:p w14:paraId="3F411DEE"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 </w:t>
            </w:r>
          </w:p>
        </w:tc>
      </w:tr>
      <w:tr w:rsidR="007E4935" w:rsidRPr="00F0401A" w14:paraId="29000631"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0C946EC6"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date</w:t>
            </w:r>
          </w:p>
        </w:tc>
        <w:tc>
          <w:tcPr>
            <w:tcW w:w="960" w:type="dxa"/>
            <w:tcBorders>
              <w:top w:val="nil"/>
              <w:left w:val="nil"/>
              <w:bottom w:val="single" w:sz="4" w:space="0" w:color="auto"/>
              <w:right w:val="single" w:sz="4" w:space="0" w:color="auto"/>
            </w:tcBorders>
            <w:shd w:val="clear" w:color="000000" w:fill="E2EFDA"/>
            <w:noWrap/>
            <w:vAlign w:val="bottom"/>
            <w:hideMark/>
          </w:tcPr>
          <w:p w14:paraId="356A496B"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Jan-19</w:t>
            </w:r>
          </w:p>
        </w:tc>
        <w:tc>
          <w:tcPr>
            <w:tcW w:w="960" w:type="dxa"/>
            <w:tcBorders>
              <w:top w:val="nil"/>
              <w:left w:val="nil"/>
              <w:bottom w:val="single" w:sz="4" w:space="0" w:color="auto"/>
              <w:right w:val="single" w:sz="4" w:space="0" w:color="auto"/>
            </w:tcBorders>
            <w:shd w:val="clear" w:color="000000" w:fill="FCE4D6"/>
            <w:noWrap/>
            <w:vAlign w:val="bottom"/>
            <w:hideMark/>
          </w:tcPr>
          <w:p w14:paraId="498F5D25"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Jan-19</w:t>
            </w:r>
          </w:p>
        </w:tc>
        <w:tc>
          <w:tcPr>
            <w:tcW w:w="2040" w:type="dxa"/>
            <w:tcBorders>
              <w:top w:val="nil"/>
              <w:left w:val="nil"/>
              <w:bottom w:val="single" w:sz="4" w:space="0" w:color="auto"/>
              <w:right w:val="single" w:sz="4" w:space="0" w:color="auto"/>
            </w:tcBorders>
            <w:shd w:val="clear" w:color="000000" w:fill="DDEBF7"/>
            <w:noWrap/>
            <w:vAlign w:val="bottom"/>
            <w:hideMark/>
          </w:tcPr>
          <w:p w14:paraId="1BF53507"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 </w:t>
            </w:r>
          </w:p>
        </w:tc>
      </w:tr>
      <w:tr w:rsidR="007E4935" w:rsidRPr="00F0401A" w14:paraId="4ECBD753"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00FA4592"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GARBLING_VOLTE_VOICE_norm</w:t>
            </w:r>
            <w:proofErr w:type="spellEnd"/>
          </w:p>
        </w:tc>
        <w:tc>
          <w:tcPr>
            <w:tcW w:w="960" w:type="dxa"/>
            <w:tcBorders>
              <w:top w:val="nil"/>
              <w:left w:val="nil"/>
              <w:bottom w:val="single" w:sz="4" w:space="0" w:color="auto"/>
              <w:right w:val="single" w:sz="4" w:space="0" w:color="auto"/>
            </w:tcBorders>
            <w:shd w:val="clear" w:color="000000" w:fill="E2EFDA"/>
            <w:noWrap/>
            <w:vAlign w:val="bottom"/>
            <w:hideMark/>
          </w:tcPr>
          <w:p w14:paraId="1C4B9542"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0.2171965</w:t>
            </w:r>
          </w:p>
        </w:tc>
        <w:tc>
          <w:tcPr>
            <w:tcW w:w="960" w:type="dxa"/>
            <w:tcBorders>
              <w:top w:val="nil"/>
              <w:left w:val="nil"/>
              <w:bottom w:val="single" w:sz="4" w:space="0" w:color="auto"/>
              <w:right w:val="single" w:sz="4" w:space="0" w:color="auto"/>
            </w:tcBorders>
            <w:shd w:val="clear" w:color="000000" w:fill="FCE4D6"/>
            <w:noWrap/>
            <w:vAlign w:val="bottom"/>
            <w:hideMark/>
          </w:tcPr>
          <w:p w14:paraId="1AA9C6B1"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1.3971174</w:t>
            </w:r>
          </w:p>
        </w:tc>
        <w:tc>
          <w:tcPr>
            <w:tcW w:w="2040" w:type="dxa"/>
            <w:tcBorders>
              <w:top w:val="nil"/>
              <w:left w:val="nil"/>
              <w:bottom w:val="single" w:sz="4" w:space="0" w:color="auto"/>
              <w:right w:val="single" w:sz="4" w:space="0" w:color="auto"/>
            </w:tcBorders>
            <w:shd w:val="clear" w:color="000000" w:fill="DDEBF7"/>
            <w:noWrap/>
            <w:vAlign w:val="bottom"/>
            <w:hideMark/>
          </w:tcPr>
          <w:p w14:paraId="7E383EBD"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6.43250252</w:t>
            </w:r>
          </w:p>
        </w:tc>
      </w:tr>
      <w:tr w:rsidR="007E4935" w:rsidRPr="00F0401A" w14:paraId="444FCCF2"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7D107AB8"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MUTING_VOLTE_VOICE_norm</w:t>
            </w:r>
            <w:proofErr w:type="spellEnd"/>
          </w:p>
        </w:tc>
        <w:tc>
          <w:tcPr>
            <w:tcW w:w="960" w:type="dxa"/>
            <w:tcBorders>
              <w:top w:val="nil"/>
              <w:left w:val="nil"/>
              <w:bottom w:val="single" w:sz="4" w:space="0" w:color="auto"/>
              <w:right w:val="single" w:sz="4" w:space="0" w:color="auto"/>
            </w:tcBorders>
            <w:shd w:val="clear" w:color="000000" w:fill="E2EFDA"/>
            <w:noWrap/>
            <w:vAlign w:val="bottom"/>
            <w:hideMark/>
          </w:tcPr>
          <w:p w14:paraId="7C40D070"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0.0318301</w:t>
            </w:r>
          </w:p>
        </w:tc>
        <w:tc>
          <w:tcPr>
            <w:tcW w:w="960" w:type="dxa"/>
            <w:tcBorders>
              <w:top w:val="nil"/>
              <w:left w:val="nil"/>
              <w:bottom w:val="single" w:sz="4" w:space="0" w:color="auto"/>
              <w:right w:val="single" w:sz="4" w:space="0" w:color="auto"/>
            </w:tcBorders>
            <w:shd w:val="clear" w:color="000000" w:fill="FCE4D6"/>
            <w:noWrap/>
            <w:vAlign w:val="bottom"/>
            <w:hideMark/>
          </w:tcPr>
          <w:p w14:paraId="5D895298"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0.2500258</w:t>
            </w:r>
          </w:p>
        </w:tc>
        <w:tc>
          <w:tcPr>
            <w:tcW w:w="2040" w:type="dxa"/>
            <w:tcBorders>
              <w:top w:val="nil"/>
              <w:left w:val="nil"/>
              <w:bottom w:val="single" w:sz="4" w:space="0" w:color="auto"/>
              <w:right w:val="single" w:sz="4" w:space="0" w:color="auto"/>
            </w:tcBorders>
            <w:shd w:val="clear" w:color="000000" w:fill="DDEBF7"/>
            <w:noWrap/>
            <w:vAlign w:val="bottom"/>
            <w:hideMark/>
          </w:tcPr>
          <w:p w14:paraId="78327F6F"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7.855005157</w:t>
            </w:r>
          </w:p>
        </w:tc>
      </w:tr>
      <w:tr w:rsidR="007E4935" w:rsidRPr="00F0401A" w14:paraId="45D48576"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44763110"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DROP_CC_481_VOLTE_IMS_norm</w:t>
            </w:r>
          </w:p>
        </w:tc>
        <w:tc>
          <w:tcPr>
            <w:tcW w:w="960" w:type="dxa"/>
            <w:tcBorders>
              <w:top w:val="nil"/>
              <w:left w:val="nil"/>
              <w:bottom w:val="single" w:sz="4" w:space="0" w:color="auto"/>
              <w:right w:val="single" w:sz="4" w:space="0" w:color="auto"/>
            </w:tcBorders>
            <w:shd w:val="clear" w:color="000000" w:fill="E2EFDA"/>
            <w:noWrap/>
            <w:vAlign w:val="bottom"/>
            <w:hideMark/>
          </w:tcPr>
          <w:p w14:paraId="054501CA"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0.0036771</w:t>
            </w:r>
          </w:p>
        </w:tc>
        <w:tc>
          <w:tcPr>
            <w:tcW w:w="960" w:type="dxa"/>
            <w:tcBorders>
              <w:top w:val="nil"/>
              <w:left w:val="nil"/>
              <w:bottom w:val="single" w:sz="4" w:space="0" w:color="auto"/>
              <w:right w:val="single" w:sz="4" w:space="0" w:color="auto"/>
            </w:tcBorders>
            <w:shd w:val="clear" w:color="000000" w:fill="FCE4D6"/>
            <w:noWrap/>
            <w:vAlign w:val="bottom"/>
            <w:hideMark/>
          </w:tcPr>
          <w:p w14:paraId="43626718"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0.066309</w:t>
            </w:r>
          </w:p>
        </w:tc>
        <w:tc>
          <w:tcPr>
            <w:tcW w:w="2040" w:type="dxa"/>
            <w:tcBorders>
              <w:top w:val="nil"/>
              <w:left w:val="nil"/>
              <w:bottom w:val="single" w:sz="4" w:space="0" w:color="auto"/>
              <w:right w:val="single" w:sz="4" w:space="0" w:color="auto"/>
            </w:tcBorders>
            <w:shd w:val="clear" w:color="000000" w:fill="DDEBF7"/>
            <w:noWrap/>
            <w:vAlign w:val="bottom"/>
            <w:hideMark/>
          </w:tcPr>
          <w:p w14:paraId="3119CCDA"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18.03280666</w:t>
            </w:r>
          </w:p>
        </w:tc>
      </w:tr>
      <w:tr w:rsidR="007E4935" w:rsidRPr="00F0401A" w14:paraId="539578C4"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0510D78A"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CALL_SETUP_DELAY_VOLTE_IMS_norm</w:t>
            </w:r>
            <w:proofErr w:type="spellEnd"/>
          </w:p>
        </w:tc>
        <w:tc>
          <w:tcPr>
            <w:tcW w:w="960" w:type="dxa"/>
            <w:tcBorders>
              <w:top w:val="nil"/>
              <w:left w:val="nil"/>
              <w:bottom w:val="single" w:sz="4" w:space="0" w:color="auto"/>
              <w:right w:val="single" w:sz="4" w:space="0" w:color="auto"/>
            </w:tcBorders>
            <w:shd w:val="clear" w:color="000000" w:fill="E2EFDA"/>
            <w:noWrap/>
            <w:vAlign w:val="bottom"/>
            <w:hideMark/>
          </w:tcPr>
          <w:p w14:paraId="72296A2C"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0.0045359</w:t>
            </w:r>
          </w:p>
        </w:tc>
        <w:tc>
          <w:tcPr>
            <w:tcW w:w="960" w:type="dxa"/>
            <w:tcBorders>
              <w:top w:val="nil"/>
              <w:left w:val="nil"/>
              <w:bottom w:val="single" w:sz="4" w:space="0" w:color="auto"/>
              <w:right w:val="single" w:sz="4" w:space="0" w:color="auto"/>
            </w:tcBorders>
            <w:shd w:val="clear" w:color="000000" w:fill="FCE4D6"/>
            <w:noWrap/>
            <w:vAlign w:val="bottom"/>
            <w:hideMark/>
          </w:tcPr>
          <w:p w14:paraId="39DB1E29"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0.0062155</w:t>
            </w:r>
          </w:p>
        </w:tc>
        <w:tc>
          <w:tcPr>
            <w:tcW w:w="2040" w:type="dxa"/>
            <w:tcBorders>
              <w:top w:val="nil"/>
              <w:left w:val="nil"/>
              <w:bottom w:val="single" w:sz="4" w:space="0" w:color="auto"/>
              <w:right w:val="single" w:sz="4" w:space="0" w:color="auto"/>
            </w:tcBorders>
            <w:shd w:val="clear" w:color="000000" w:fill="DDEBF7"/>
            <w:noWrap/>
            <w:vAlign w:val="bottom"/>
            <w:hideMark/>
          </w:tcPr>
          <w:p w14:paraId="2620CE42"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1.370286935</w:t>
            </w:r>
          </w:p>
        </w:tc>
      </w:tr>
      <w:tr w:rsidR="007E4935" w:rsidRPr="00F0401A" w14:paraId="083CF046"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2846D949"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ACCESS_FAILURE_CC_503(1:223)_</w:t>
            </w:r>
            <w:proofErr w:type="spellStart"/>
            <w:r w:rsidRPr="00F0401A">
              <w:rPr>
                <w:rFonts w:cs="Arial"/>
                <w:b/>
                <w:bCs/>
                <w:color w:val="000000"/>
                <w:szCs w:val="22"/>
                <w:lang w:val="en-US" w:bidi="hi-IN"/>
              </w:rPr>
              <w:t>VOLTE_IMS_norm</w:t>
            </w:r>
            <w:proofErr w:type="spellEnd"/>
          </w:p>
        </w:tc>
        <w:tc>
          <w:tcPr>
            <w:tcW w:w="960" w:type="dxa"/>
            <w:tcBorders>
              <w:top w:val="nil"/>
              <w:left w:val="nil"/>
              <w:bottom w:val="single" w:sz="4" w:space="0" w:color="auto"/>
              <w:right w:val="single" w:sz="4" w:space="0" w:color="auto"/>
            </w:tcBorders>
            <w:shd w:val="clear" w:color="000000" w:fill="E2EFDA"/>
            <w:noWrap/>
            <w:vAlign w:val="bottom"/>
            <w:hideMark/>
          </w:tcPr>
          <w:p w14:paraId="410A9671"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0.004224</w:t>
            </w:r>
          </w:p>
        </w:tc>
        <w:tc>
          <w:tcPr>
            <w:tcW w:w="960" w:type="dxa"/>
            <w:tcBorders>
              <w:top w:val="nil"/>
              <w:left w:val="nil"/>
              <w:bottom w:val="single" w:sz="4" w:space="0" w:color="auto"/>
              <w:right w:val="single" w:sz="4" w:space="0" w:color="auto"/>
            </w:tcBorders>
            <w:shd w:val="clear" w:color="000000" w:fill="FCE4D6"/>
            <w:noWrap/>
            <w:vAlign w:val="bottom"/>
            <w:hideMark/>
          </w:tcPr>
          <w:p w14:paraId="4E3A4D7C"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0.0229389</w:t>
            </w:r>
          </w:p>
        </w:tc>
        <w:tc>
          <w:tcPr>
            <w:tcW w:w="2040" w:type="dxa"/>
            <w:tcBorders>
              <w:top w:val="nil"/>
              <w:left w:val="nil"/>
              <w:bottom w:val="single" w:sz="4" w:space="0" w:color="auto"/>
              <w:right w:val="single" w:sz="4" w:space="0" w:color="auto"/>
            </w:tcBorders>
            <w:shd w:val="clear" w:color="000000" w:fill="DDEBF7"/>
            <w:noWrap/>
            <w:vAlign w:val="bottom"/>
            <w:hideMark/>
          </w:tcPr>
          <w:p w14:paraId="2DBB5F1F"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5.430656334</w:t>
            </w:r>
          </w:p>
        </w:tc>
      </w:tr>
      <w:tr w:rsidR="007E4935" w:rsidRPr="00F0401A" w14:paraId="03FBCB59"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24DA4FE6"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SOFT_DROP_DUE_TO_MEDIA_STOP_VOLTE_IMS_norm</w:t>
            </w:r>
            <w:proofErr w:type="spellEnd"/>
          </w:p>
        </w:tc>
        <w:tc>
          <w:tcPr>
            <w:tcW w:w="960" w:type="dxa"/>
            <w:tcBorders>
              <w:top w:val="nil"/>
              <w:left w:val="nil"/>
              <w:bottom w:val="single" w:sz="4" w:space="0" w:color="auto"/>
              <w:right w:val="single" w:sz="4" w:space="0" w:color="auto"/>
            </w:tcBorders>
            <w:shd w:val="clear" w:color="000000" w:fill="E2EFDA"/>
            <w:noWrap/>
            <w:vAlign w:val="bottom"/>
            <w:hideMark/>
          </w:tcPr>
          <w:p w14:paraId="6637F34F"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0.0030129</w:t>
            </w:r>
          </w:p>
        </w:tc>
        <w:tc>
          <w:tcPr>
            <w:tcW w:w="960" w:type="dxa"/>
            <w:tcBorders>
              <w:top w:val="nil"/>
              <w:left w:val="nil"/>
              <w:bottom w:val="single" w:sz="4" w:space="0" w:color="auto"/>
              <w:right w:val="single" w:sz="4" w:space="0" w:color="auto"/>
            </w:tcBorders>
            <w:shd w:val="clear" w:color="000000" w:fill="FCE4D6"/>
            <w:noWrap/>
            <w:vAlign w:val="bottom"/>
            <w:hideMark/>
          </w:tcPr>
          <w:p w14:paraId="0B7E05DA"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0.0399327</w:t>
            </w:r>
          </w:p>
        </w:tc>
        <w:tc>
          <w:tcPr>
            <w:tcW w:w="2040" w:type="dxa"/>
            <w:tcBorders>
              <w:top w:val="nil"/>
              <w:left w:val="nil"/>
              <w:bottom w:val="single" w:sz="4" w:space="0" w:color="auto"/>
              <w:right w:val="single" w:sz="4" w:space="0" w:color="auto"/>
            </w:tcBorders>
            <w:shd w:val="clear" w:color="000000" w:fill="DDEBF7"/>
            <w:noWrap/>
            <w:vAlign w:val="bottom"/>
            <w:hideMark/>
          </w:tcPr>
          <w:p w14:paraId="7CB3421A"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13.25393342</w:t>
            </w:r>
          </w:p>
        </w:tc>
      </w:tr>
      <w:tr w:rsidR="007E4935" w:rsidRPr="00F0401A" w14:paraId="66E7E9D1"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6DB4B805"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lastRenderedPageBreak/>
              <w:t>DROP_CC_503_VOLTE_IMS_norm</w:t>
            </w:r>
          </w:p>
        </w:tc>
        <w:tc>
          <w:tcPr>
            <w:tcW w:w="960" w:type="dxa"/>
            <w:tcBorders>
              <w:top w:val="nil"/>
              <w:left w:val="nil"/>
              <w:bottom w:val="single" w:sz="4" w:space="0" w:color="auto"/>
              <w:right w:val="single" w:sz="4" w:space="0" w:color="auto"/>
            </w:tcBorders>
            <w:shd w:val="clear" w:color="000000" w:fill="E2EFDA"/>
            <w:noWrap/>
            <w:vAlign w:val="bottom"/>
            <w:hideMark/>
          </w:tcPr>
          <w:p w14:paraId="49049BD7"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0.0018462</w:t>
            </w:r>
          </w:p>
        </w:tc>
        <w:tc>
          <w:tcPr>
            <w:tcW w:w="960" w:type="dxa"/>
            <w:tcBorders>
              <w:top w:val="nil"/>
              <w:left w:val="nil"/>
              <w:bottom w:val="single" w:sz="4" w:space="0" w:color="auto"/>
              <w:right w:val="single" w:sz="4" w:space="0" w:color="auto"/>
            </w:tcBorders>
            <w:shd w:val="clear" w:color="000000" w:fill="FCE4D6"/>
            <w:noWrap/>
            <w:vAlign w:val="bottom"/>
            <w:hideMark/>
          </w:tcPr>
          <w:p w14:paraId="50DB630B"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0.0119872</w:t>
            </w:r>
          </w:p>
        </w:tc>
        <w:tc>
          <w:tcPr>
            <w:tcW w:w="2040" w:type="dxa"/>
            <w:tcBorders>
              <w:top w:val="nil"/>
              <w:left w:val="nil"/>
              <w:bottom w:val="single" w:sz="4" w:space="0" w:color="auto"/>
              <w:right w:val="single" w:sz="4" w:space="0" w:color="auto"/>
            </w:tcBorders>
            <w:shd w:val="clear" w:color="000000" w:fill="DDEBF7"/>
            <w:noWrap/>
            <w:vAlign w:val="bottom"/>
            <w:hideMark/>
          </w:tcPr>
          <w:p w14:paraId="0B7371F8"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6.492930372</w:t>
            </w:r>
          </w:p>
        </w:tc>
      </w:tr>
      <w:tr w:rsidR="007E4935" w:rsidRPr="00F0401A" w14:paraId="1F90B91B"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6A01F600" w14:textId="77777777" w:rsidR="007E4935" w:rsidRPr="00F0401A" w:rsidRDefault="007E4935" w:rsidP="001922DF">
            <w:pPr>
              <w:rPr>
                <w:rFonts w:cs="Arial"/>
                <w:b/>
                <w:bCs/>
                <w:color w:val="000000"/>
                <w:szCs w:val="22"/>
                <w:lang w:val="en-US" w:bidi="hi-IN"/>
              </w:rPr>
            </w:pPr>
            <w:r w:rsidRPr="00F0401A">
              <w:rPr>
                <w:rFonts w:cs="Arial"/>
                <w:b/>
                <w:bCs/>
                <w:color w:val="000000"/>
                <w:szCs w:val="22"/>
                <w:lang w:val="en-US" w:bidi="hi-IN"/>
              </w:rPr>
              <w:t>DROP_CC_408_VOLTE_IMS_norm</w:t>
            </w:r>
          </w:p>
        </w:tc>
        <w:tc>
          <w:tcPr>
            <w:tcW w:w="960" w:type="dxa"/>
            <w:tcBorders>
              <w:top w:val="nil"/>
              <w:left w:val="nil"/>
              <w:bottom w:val="single" w:sz="4" w:space="0" w:color="auto"/>
              <w:right w:val="single" w:sz="4" w:space="0" w:color="auto"/>
            </w:tcBorders>
            <w:shd w:val="clear" w:color="000000" w:fill="E2EFDA"/>
            <w:noWrap/>
            <w:vAlign w:val="bottom"/>
            <w:hideMark/>
          </w:tcPr>
          <w:p w14:paraId="68476099"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8.821E-05</w:t>
            </w:r>
          </w:p>
        </w:tc>
        <w:tc>
          <w:tcPr>
            <w:tcW w:w="960" w:type="dxa"/>
            <w:tcBorders>
              <w:top w:val="nil"/>
              <w:left w:val="nil"/>
              <w:bottom w:val="single" w:sz="4" w:space="0" w:color="auto"/>
              <w:right w:val="single" w:sz="4" w:space="0" w:color="auto"/>
            </w:tcBorders>
            <w:shd w:val="clear" w:color="000000" w:fill="FCE4D6"/>
            <w:noWrap/>
            <w:vAlign w:val="bottom"/>
            <w:hideMark/>
          </w:tcPr>
          <w:p w14:paraId="1551BE6D"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0.0022552</w:t>
            </w:r>
          </w:p>
        </w:tc>
        <w:tc>
          <w:tcPr>
            <w:tcW w:w="2040" w:type="dxa"/>
            <w:tcBorders>
              <w:top w:val="nil"/>
              <w:left w:val="nil"/>
              <w:bottom w:val="single" w:sz="4" w:space="0" w:color="auto"/>
              <w:right w:val="single" w:sz="4" w:space="0" w:color="auto"/>
            </w:tcBorders>
            <w:shd w:val="clear" w:color="000000" w:fill="DDEBF7"/>
            <w:noWrap/>
            <w:vAlign w:val="bottom"/>
            <w:hideMark/>
          </w:tcPr>
          <w:p w14:paraId="7C032433"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25.56492287</w:t>
            </w:r>
          </w:p>
        </w:tc>
      </w:tr>
      <w:tr w:rsidR="007E4935" w:rsidRPr="00F0401A" w14:paraId="52199CA8"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0E1A0EF6"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DROP_CC_OTHER_VOLTE_IMS_norm</w:t>
            </w:r>
            <w:proofErr w:type="spellEnd"/>
          </w:p>
        </w:tc>
        <w:tc>
          <w:tcPr>
            <w:tcW w:w="960" w:type="dxa"/>
            <w:tcBorders>
              <w:top w:val="nil"/>
              <w:left w:val="nil"/>
              <w:bottom w:val="single" w:sz="4" w:space="0" w:color="auto"/>
              <w:right w:val="single" w:sz="4" w:space="0" w:color="auto"/>
            </w:tcBorders>
            <w:shd w:val="clear" w:color="000000" w:fill="E2EFDA"/>
            <w:noWrap/>
            <w:vAlign w:val="bottom"/>
            <w:hideMark/>
          </w:tcPr>
          <w:p w14:paraId="18BCB827"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0.000113</w:t>
            </w:r>
          </w:p>
        </w:tc>
        <w:tc>
          <w:tcPr>
            <w:tcW w:w="960" w:type="dxa"/>
            <w:tcBorders>
              <w:top w:val="nil"/>
              <w:left w:val="nil"/>
              <w:bottom w:val="single" w:sz="4" w:space="0" w:color="auto"/>
              <w:right w:val="single" w:sz="4" w:space="0" w:color="auto"/>
            </w:tcBorders>
            <w:shd w:val="clear" w:color="000000" w:fill="FCE4D6"/>
            <w:noWrap/>
            <w:vAlign w:val="bottom"/>
            <w:hideMark/>
          </w:tcPr>
          <w:p w14:paraId="1AF18045"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0.0003717</w:t>
            </w:r>
          </w:p>
        </w:tc>
        <w:tc>
          <w:tcPr>
            <w:tcW w:w="2040" w:type="dxa"/>
            <w:tcBorders>
              <w:top w:val="nil"/>
              <w:left w:val="nil"/>
              <w:bottom w:val="single" w:sz="4" w:space="0" w:color="auto"/>
              <w:right w:val="single" w:sz="4" w:space="0" w:color="auto"/>
            </w:tcBorders>
            <w:shd w:val="clear" w:color="000000" w:fill="DDEBF7"/>
            <w:noWrap/>
            <w:vAlign w:val="bottom"/>
            <w:hideMark/>
          </w:tcPr>
          <w:p w14:paraId="3DD29136"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3.288670484</w:t>
            </w:r>
          </w:p>
        </w:tc>
      </w:tr>
      <w:tr w:rsidR="007E4935" w:rsidRPr="00F0401A" w14:paraId="4E614D91"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3B9BC348"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IMMEDIATE_VOLUNTARY_DROP_DUE_TO_MEDIA_STOP_VOLTE_norm</w:t>
            </w:r>
            <w:proofErr w:type="spellEnd"/>
          </w:p>
        </w:tc>
        <w:tc>
          <w:tcPr>
            <w:tcW w:w="960" w:type="dxa"/>
            <w:tcBorders>
              <w:top w:val="nil"/>
              <w:left w:val="nil"/>
              <w:bottom w:val="single" w:sz="4" w:space="0" w:color="auto"/>
              <w:right w:val="single" w:sz="4" w:space="0" w:color="auto"/>
            </w:tcBorders>
            <w:shd w:val="clear" w:color="000000" w:fill="E2EFDA"/>
            <w:noWrap/>
            <w:vAlign w:val="bottom"/>
            <w:hideMark/>
          </w:tcPr>
          <w:p w14:paraId="619F6A5C"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1.588E-05</w:t>
            </w:r>
          </w:p>
        </w:tc>
        <w:tc>
          <w:tcPr>
            <w:tcW w:w="960" w:type="dxa"/>
            <w:tcBorders>
              <w:top w:val="nil"/>
              <w:left w:val="nil"/>
              <w:bottom w:val="single" w:sz="4" w:space="0" w:color="auto"/>
              <w:right w:val="single" w:sz="4" w:space="0" w:color="auto"/>
            </w:tcBorders>
            <w:shd w:val="clear" w:color="000000" w:fill="FCE4D6"/>
            <w:noWrap/>
            <w:vAlign w:val="bottom"/>
            <w:hideMark/>
          </w:tcPr>
          <w:p w14:paraId="3BC03705"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0.0003981</w:t>
            </w:r>
          </w:p>
        </w:tc>
        <w:tc>
          <w:tcPr>
            <w:tcW w:w="2040" w:type="dxa"/>
            <w:tcBorders>
              <w:top w:val="nil"/>
              <w:left w:val="nil"/>
              <w:bottom w:val="single" w:sz="4" w:space="0" w:color="auto"/>
              <w:right w:val="single" w:sz="4" w:space="0" w:color="auto"/>
            </w:tcBorders>
            <w:shd w:val="clear" w:color="000000" w:fill="DDEBF7"/>
            <w:noWrap/>
            <w:vAlign w:val="bottom"/>
            <w:hideMark/>
          </w:tcPr>
          <w:p w14:paraId="580B8E5C"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25.06692442</w:t>
            </w:r>
          </w:p>
        </w:tc>
      </w:tr>
      <w:tr w:rsidR="007E4935" w:rsidRPr="00F0401A" w14:paraId="6638DF8C"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05E98DF8"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DROP_SRVCC_TERMINATE_VOLTE_IMS_norm</w:t>
            </w:r>
            <w:proofErr w:type="spellEnd"/>
          </w:p>
        </w:tc>
        <w:tc>
          <w:tcPr>
            <w:tcW w:w="960" w:type="dxa"/>
            <w:tcBorders>
              <w:top w:val="nil"/>
              <w:left w:val="nil"/>
              <w:bottom w:val="single" w:sz="4" w:space="0" w:color="auto"/>
              <w:right w:val="single" w:sz="4" w:space="0" w:color="auto"/>
            </w:tcBorders>
            <w:shd w:val="clear" w:color="000000" w:fill="E2EFDA"/>
            <w:noWrap/>
            <w:vAlign w:val="bottom"/>
            <w:hideMark/>
          </w:tcPr>
          <w:p w14:paraId="6BF811D9"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w:t>
            </w:r>
          </w:p>
        </w:tc>
        <w:tc>
          <w:tcPr>
            <w:tcW w:w="960" w:type="dxa"/>
            <w:tcBorders>
              <w:top w:val="nil"/>
              <w:left w:val="nil"/>
              <w:bottom w:val="single" w:sz="4" w:space="0" w:color="auto"/>
              <w:right w:val="single" w:sz="4" w:space="0" w:color="auto"/>
            </w:tcBorders>
            <w:shd w:val="clear" w:color="000000" w:fill="FCE4D6"/>
            <w:noWrap/>
            <w:vAlign w:val="bottom"/>
            <w:hideMark/>
          </w:tcPr>
          <w:p w14:paraId="26D198DC"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w:t>
            </w:r>
          </w:p>
        </w:tc>
        <w:tc>
          <w:tcPr>
            <w:tcW w:w="2040" w:type="dxa"/>
            <w:tcBorders>
              <w:top w:val="nil"/>
              <w:left w:val="nil"/>
              <w:bottom w:val="single" w:sz="4" w:space="0" w:color="auto"/>
              <w:right w:val="single" w:sz="4" w:space="0" w:color="auto"/>
            </w:tcBorders>
            <w:shd w:val="clear" w:color="000000" w:fill="DDEBF7"/>
            <w:noWrap/>
            <w:vAlign w:val="bottom"/>
            <w:hideMark/>
          </w:tcPr>
          <w:p w14:paraId="51E20078" w14:textId="77777777" w:rsidR="007E4935" w:rsidRPr="00F0401A" w:rsidRDefault="007E4935" w:rsidP="001922DF">
            <w:pPr>
              <w:rPr>
                <w:rFonts w:cs="Arial"/>
                <w:color w:val="000000"/>
                <w:szCs w:val="22"/>
                <w:lang w:val="en-US" w:bidi="hi-IN"/>
              </w:rPr>
            </w:pPr>
            <w:r w:rsidRPr="00F0401A">
              <w:rPr>
                <w:rFonts w:cs="Arial"/>
                <w:color w:val="000000"/>
                <w:szCs w:val="22"/>
                <w:lang w:val="en-US" w:bidi="hi-IN"/>
              </w:rPr>
              <w:t> </w:t>
            </w:r>
          </w:p>
        </w:tc>
      </w:tr>
      <w:tr w:rsidR="007E4935" w:rsidRPr="00F0401A" w14:paraId="2B165923" w14:textId="77777777" w:rsidTr="001922DF">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2EE4E38A" w14:textId="77777777" w:rsidR="007E4935" w:rsidRPr="00F0401A" w:rsidRDefault="007E4935" w:rsidP="001922DF">
            <w:pPr>
              <w:rPr>
                <w:rFonts w:cs="Arial"/>
                <w:b/>
                <w:bCs/>
                <w:color w:val="000000"/>
                <w:szCs w:val="22"/>
                <w:lang w:val="en-US" w:bidi="hi-IN"/>
              </w:rPr>
            </w:pPr>
            <w:proofErr w:type="spellStart"/>
            <w:r w:rsidRPr="00F0401A">
              <w:rPr>
                <w:rFonts w:cs="Arial"/>
                <w:b/>
                <w:bCs/>
                <w:color w:val="000000"/>
                <w:szCs w:val="22"/>
                <w:lang w:val="en-US" w:bidi="hi-IN"/>
              </w:rPr>
              <w:t>scaled_cum_prob_ewma</w:t>
            </w:r>
            <w:proofErr w:type="spellEnd"/>
          </w:p>
        </w:tc>
        <w:tc>
          <w:tcPr>
            <w:tcW w:w="960" w:type="dxa"/>
            <w:tcBorders>
              <w:top w:val="nil"/>
              <w:left w:val="nil"/>
              <w:bottom w:val="single" w:sz="4" w:space="0" w:color="auto"/>
              <w:right w:val="single" w:sz="4" w:space="0" w:color="auto"/>
            </w:tcBorders>
            <w:shd w:val="clear" w:color="000000" w:fill="E2EFDA"/>
            <w:noWrap/>
            <w:vAlign w:val="bottom"/>
            <w:hideMark/>
          </w:tcPr>
          <w:p w14:paraId="1DF9EB45"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0.2928825</w:t>
            </w:r>
          </w:p>
        </w:tc>
        <w:tc>
          <w:tcPr>
            <w:tcW w:w="960" w:type="dxa"/>
            <w:tcBorders>
              <w:top w:val="nil"/>
              <w:left w:val="nil"/>
              <w:bottom w:val="single" w:sz="4" w:space="0" w:color="auto"/>
              <w:right w:val="single" w:sz="4" w:space="0" w:color="auto"/>
            </w:tcBorders>
            <w:shd w:val="clear" w:color="000000" w:fill="FCE4D6"/>
            <w:noWrap/>
            <w:vAlign w:val="bottom"/>
            <w:hideMark/>
          </w:tcPr>
          <w:p w14:paraId="17C36A25"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0.9879721</w:t>
            </w:r>
          </w:p>
        </w:tc>
        <w:tc>
          <w:tcPr>
            <w:tcW w:w="2040" w:type="dxa"/>
            <w:tcBorders>
              <w:top w:val="nil"/>
              <w:left w:val="nil"/>
              <w:bottom w:val="single" w:sz="4" w:space="0" w:color="auto"/>
              <w:right w:val="single" w:sz="4" w:space="0" w:color="auto"/>
            </w:tcBorders>
            <w:shd w:val="clear" w:color="000000" w:fill="DDEBF7"/>
            <w:noWrap/>
            <w:vAlign w:val="bottom"/>
            <w:hideMark/>
          </w:tcPr>
          <w:p w14:paraId="3ECBCA22" w14:textId="77777777" w:rsidR="007E4935" w:rsidRPr="00F0401A" w:rsidRDefault="007E4935" w:rsidP="001922DF">
            <w:pPr>
              <w:jc w:val="right"/>
              <w:rPr>
                <w:rFonts w:cs="Arial"/>
                <w:color w:val="000000"/>
                <w:szCs w:val="22"/>
                <w:lang w:val="en-US" w:bidi="hi-IN"/>
              </w:rPr>
            </w:pPr>
            <w:r w:rsidRPr="00F0401A">
              <w:rPr>
                <w:rFonts w:cs="Arial"/>
                <w:color w:val="000000"/>
                <w:szCs w:val="22"/>
                <w:lang w:val="en-US" w:bidi="hi-IN"/>
              </w:rPr>
              <w:t>3.373271557</w:t>
            </w:r>
          </w:p>
        </w:tc>
      </w:tr>
    </w:tbl>
    <w:p w14:paraId="136664F1" w14:textId="77777777" w:rsidR="007E4935" w:rsidRPr="00F0401A" w:rsidRDefault="007E4935" w:rsidP="007E4935">
      <w:pPr>
        <w:pStyle w:val="BodyText"/>
        <w:spacing w:before="0"/>
        <w:ind w:left="3856"/>
        <w:rPr>
          <w:rFonts w:cs="Arial"/>
          <w:szCs w:val="22"/>
        </w:rPr>
      </w:pPr>
    </w:p>
    <w:p w14:paraId="5A3B2121" w14:textId="77777777" w:rsidR="007E4935" w:rsidRPr="00F0401A" w:rsidRDefault="007E4935" w:rsidP="007E4935">
      <w:pPr>
        <w:pStyle w:val="BodyText"/>
        <w:spacing w:before="0"/>
        <w:ind w:left="3856"/>
        <w:rPr>
          <w:rFonts w:cs="Arial"/>
          <w:szCs w:val="22"/>
        </w:rPr>
      </w:pPr>
      <w:r w:rsidRPr="00F0401A">
        <w:rPr>
          <w:rFonts w:cs="Arial"/>
          <w:szCs w:val="22"/>
        </w:rPr>
        <w:t>Table 3.3</w:t>
      </w:r>
    </w:p>
    <w:p w14:paraId="3C0B7890" w14:textId="660A947C" w:rsidR="007E4935" w:rsidRPr="00F0401A" w:rsidRDefault="007E4935" w:rsidP="00945C0C">
      <w:pPr>
        <w:pStyle w:val="BodyText"/>
        <w:spacing w:before="0"/>
        <w:rPr>
          <w:rFonts w:cs="Arial"/>
          <w:szCs w:val="22"/>
        </w:rPr>
      </w:pPr>
      <w:r w:rsidRPr="00F0401A">
        <w:rPr>
          <w:rFonts w:cs="Arial"/>
          <w:szCs w:val="22"/>
        </w:rPr>
        <w:t xml:space="preserve">           </w:t>
      </w:r>
      <w:proofErr w:type="spellStart"/>
      <w:r w:rsidRPr="00F0401A">
        <w:rPr>
          <w:rFonts w:cs="Arial"/>
          <w:szCs w:val="22"/>
        </w:rPr>
        <w:t>Sum_norm</w:t>
      </w:r>
      <w:proofErr w:type="spellEnd"/>
      <w:r w:rsidRPr="00F0401A">
        <w:rPr>
          <w:rFonts w:cs="Arial"/>
          <w:szCs w:val="22"/>
        </w:rPr>
        <w:t xml:space="preserve"> distribution for normal and critical cells for Band 2100</w:t>
      </w:r>
    </w:p>
    <w:p w14:paraId="05B072E8" w14:textId="4ED37D75" w:rsidR="003B517B" w:rsidRPr="00F0401A" w:rsidRDefault="003B517B" w:rsidP="003B517B">
      <w:pPr>
        <w:pStyle w:val="Heading3"/>
        <w:rPr>
          <w:rFonts w:cs="Arial"/>
          <w:szCs w:val="22"/>
        </w:rPr>
      </w:pPr>
      <w:bookmarkStart w:id="53" w:name="_Toc10641087"/>
      <w:r w:rsidRPr="00F0401A">
        <w:rPr>
          <w:rFonts w:cs="Arial"/>
          <w:szCs w:val="22"/>
        </w:rPr>
        <w:t>Summary &amp; Conclusion</w:t>
      </w:r>
      <w:bookmarkEnd w:id="53"/>
      <w:r w:rsidRPr="00F0401A">
        <w:rPr>
          <w:rFonts w:cs="Arial"/>
          <w:szCs w:val="22"/>
        </w:rPr>
        <w:t xml:space="preserve"> </w:t>
      </w:r>
    </w:p>
    <w:p w14:paraId="2280D769" w14:textId="77777777" w:rsidR="00887F54" w:rsidRPr="00F0401A" w:rsidRDefault="00887F54" w:rsidP="00887F54">
      <w:pPr>
        <w:pStyle w:val="BodyText"/>
        <w:rPr>
          <w:rFonts w:cs="Arial"/>
          <w:szCs w:val="22"/>
        </w:rPr>
      </w:pPr>
    </w:p>
    <w:p w14:paraId="7F15D316" w14:textId="77777777" w:rsidR="007E4935" w:rsidRPr="00F0401A" w:rsidRDefault="007E4935" w:rsidP="007E4935">
      <w:pPr>
        <w:pStyle w:val="ListBulletwide"/>
        <w:numPr>
          <w:ilvl w:val="0"/>
          <w:numId w:val="0"/>
        </w:numPr>
        <w:ind w:left="1440"/>
        <w:rPr>
          <w:rFonts w:cs="Arial"/>
          <w:szCs w:val="22"/>
        </w:rPr>
      </w:pPr>
      <w:r w:rsidRPr="00F0401A">
        <w:rPr>
          <w:rFonts w:cs="Arial"/>
          <w:szCs w:val="22"/>
        </w:rPr>
        <w:t>From the incident distributions we observed that the occurrences of high incident values are very low in number and most observations are concentrated in the region of low incident values. This confirms our assumption that most cells do not function abnormally most of the time.</w:t>
      </w:r>
    </w:p>
    <w:p w14:paraId="034FDD05" w14:textId="77777777" w:rsidR="007E4935" w:rsidRPr="00F0401A" w:rsidRDefault="007E4935" w:rsidP="007E4935">
      <w:pPr>
        <w:pStyle w:val="ListBulletwide"/>
        <w:numPr>
          <w:ilvl w:val="0"/>
          <w:numId w:val="0"/>
        </w:numPr>
        <w:ind w:left="1440"/>
        <w:rPr>
          <w:rFonts w:cs="Arial"/>
          <w:szCs w:val="22"/>
        </w:rPr>
      </w:pPr>
    </w:p>
    <w:p w14:paraId="29DEBD31" w14:textId="77777777" w:rsidR="007E4935" w:rsidRPr="00F0401A" w:rsidRDefault="007E4935" w:rsidP="007E4935">
      <w:pPr>
        <w:pStyle w:val="ListBulletwide"/>
        <w:numPr>
          <w:ilvl w:val="0"/>
          <w:numId w:val="0"/>
        </w:numPr>
        <w:ind w:left="1440"/>
        <w:rPr>
          <w:rFonts w:cs="Arial"/>
          <w:szCs w:val="22"/>
        </w:rPr>
      </w:pPr>
      <w:r w:rsidRPr="00F0401A">
        <w:rPr>
          <w:rFonts w:cs="Arial"/>
          <w:szCs w:val="22"/>
        </w:rPr>
        <w:t xml:space="preserve">In the three sets of tests that we conducted we observed that the higher reconstruction errors (and the mapped cumulative probability) was associated with higher incident values for one or generally more than one incident types. This was seen across all the three bands. We were thus able to come up with a scoring method which combines the observed incident values for a cell to provide a score indicating how much it is deviated from normal behavior. </w:t>
      </w:r>
    </w:p>
    <w:p w14:paraId="610CD95E" w14:textId="77777777" w:rsidR="007E4935" w:rsidRPr="00F0401A" w:rsidRDefault="007E4935" w:rsidP="007E4935">
      <w:pPr>
        <w:pStyle w:val="ListBulletwide"/>
        <w:numPr>
          <w:ilvl w:val="0"/>
          <w:numId w:val="0"/>
        </w:numPr>
        <w:ind w:left="1440"/>
        <w:rPr>
          <w:rFonts w:cs="Arial"/>
          <w:szCs w:val="22"/>
        </w:rPr>
      </w:pPr>
    </w:p>
    <w:p w14:paraId="44FBD074" w14:textId="3439E785" w:rsidR="007E4935" w:rsidRPr="00F0401A" w:rsidRDefault="009B6167" w:rsidP="007E4935">
      <w:pPr>
        <w:pStyle w:val="ListBulletwide"/>
        <w:numPr>
          <w:ilvl w:val="0"/>
          <w:numId w:val="0"/>
        </w:numPr>
        <w:ind w:left="1440"/>
        <w:rPr>
          <w:rFonts w:cs="Arial"/>
          <w:szCs w:val="22"/>
        </w:rPr>
      </w:pPr>
      <w:r w:rsidRPr="00F0401A">
        <w:rPr>
          <w:rFonts w:cs="Arial"/>
          <w:szCs w:val="22"/>
        </w:rPr>
        <w:t xml:space="preserve"> </w:t>
      </w:r>
      <w:r w:rsidR="007E4935" w:rsidRPr="00F0401A">
        <w:rPr>
          <w:rFonts w:cs="Arial"/>
          <w:szCs w:val="22"/>
        </w:rPr>
        <w:t xml:space="preserve">This score is also comparable across the bands because the score is the probability of the cell having deviated from normal behavior for that band. </w:t>
      </w:r>
    </w:p>
    <w:p w14:paraId="0B78BBCC" w14:textId="77777777" w:rsidR="007E4935" w:rsidRPr="00F0401A" w:rsidRDefault="007E4935" w:rsidP="007E4935">
      <w:pPr>
        <w:pStyle w:val="ListBulletwide"/>
        <w:numPr>
          <w:ilvl w:val="0"/>
          <w:numId w:val="0"/>
        </w:numPr>
        <w:rPr>
          <w:rFonts w:cs="Arial"/>
          <w:szCs w:val="22"/>
        </w:rPr>
      </w:pPr>
    </w:p>
    <w:p w14:paraId="61DFAD76" w14:textId="77777777" w:rsidR="003B517B" w:rsidRPr="00F0401A" w:rsidRDefault="003B517B" w:rsidP="003B517B">
      <w:pPr>
        <w:pStyle w:val="BodyText"/>
        <w:rPr>
          <w:rFonts w:cs="Arial"/>
          <w:szCs w:val="22"/>
        </w:rPr>
      </w:pPr>
    </w:p>
    <w:p w14:paraId="7F4485CA" w14:textId="77777777" w:rsidR="00197543" w:rsidRPr="00F0401A" w:rsidRDefault="00197543" w:rsidP="00197543">
      <w:pPr>
        <w:pStyle w:val="BodyText"/>
        <w:rPr>
          <w:rFonts w:cs="Arial"/>
          <w:szCs w:val="22"/>
        </w:rPr>
      </w:pPr>
    </w:p>
    <w:p w14:paraId="624C6F55" w14:textId="346FCE2C" w:rsidR="00170186" w:rsidRPr="00F0401A" w:rsidRDefault="00170186" w:rsidP="00170186">
      <w:pPr>
        <w:pStyle w:val="BodyText"/>
        <w:rPr>
          <w:rFonts w:cs="Arial"/>
          <w:szCs w:val="22"/>
        </w:rPr>
      </w:pPr>
    </w:p>
    <w:p w14:paraId="4F6DA2A2" w14:textId="75F33241" w:rsidR="000F770E" w:rsidRPr="00F0401A" w:rsidRDefault="000F770E" w:rsidP="00712DC2">
      <w:pPr>
        <w:pStyle w:val="Heading1"/>
        <w:rPr>
          <w:rFonts w:cs="Arial"/>
          <w:sz w:val="22"/>
          <w:szCs w:val="22"/>
        </w:rPr>
      </w:pPr>
      <w:bookmarkStart w:id="54" w:name="_Toc10641088"/>
      <w:r w:rsidRPr="00F0401A">
        <w:rPr>
          <w:rFonts w:cs="Arial"/>
          <w:sz w:val="22"/>
          <w:szCs w:val="22"/>
        </w:rPr>
        <w:t>Appendix A</w:t>
      </w:r>
      <w:bookmarkEnd w:id="54"/>
    </w:p>
    <w:p w14:paraId="4B243339" w14:textId="5187B4CA" w:rsidR="00A90FE3" w:rsidRPr="00F0401A" w:rsidRDefault="00A90FE3" w:rsidP="0016249C">
      <w:pPr>
        <w:pStyle w:val="Heading2"/>
        <w:rPr>
          <w:rFonts w:cs="Arial"/>
          <w:sz w:val="22"/>
          <w:szCs w:val="22"/>
        </w:rPr>
      </w:pPr>
      <w:bookmarkStart w:id="55" w:name="_Toc10641089"/>
      <w:r w:rsidRPr="00F0401A">
        <w:rPr>
          <w:rFonts w:cs="Arial"/>
          <w:sz w:val="22"/>
          <w:szCs w:val="22"/>
        </w:rPr>
        <w:t>Notebook</w:t>
      </w:r>
      <w:bookmarkEnd w:id="55"/>
    </w:p>
    <w:p w14:paraId="6D28A884" w14:textId="023C31AE" w:rsidR="00A90FE3" w:rsidRPr="00F0401A" w:rsidRDefault="00A90FE3" w:rsidP="00A90FE3">
      <w:pPr>
        <w:pStyle w:val="BodyText"/>
        <w:rPr>
          <w:rFonts w:cs="Arial"/>
          <w:szCs w:val="22"/>
        </w:rPr>
      </w:pPr>
      <w:r w:rsidRPr="00F0401A">
        <w:rPr>
          <w:rFonts w:cs="Arial"/>
          <w:szCs w:val="22"/>
        </w:rPr>
        <w:t xml:space="preserve">The </w:t>
      </w:r>
      <w:proofErr w:type="spellStart"/>
      <w:r w:rsidR="00573CD4" w:rsidRPr="00F0401A">
        <w:rPr>
          <w:rFonts w:cs="Arial"/>
          <w:szCs w:val="22"/>
        </w:rPr>
        <w:t>J</w:t>
      </w:r>
      <w:r w:rsidR="002A685F" w:rsidRPr="00F0401A">
        <w:rPr>
          <w:rFonts w:cs="Arial"/>
          <w:szCs w:val="22"/>
        </w:rPr>
        <w:t>upyter</w:t>
      </w:r>
      <w:proofErr w:type="spellEnd"/>
      <w:r w:rsidR="002A685F" w:rsidRPr="00F0401A">
        <w:rPr>
          <w:rFonts w:cs="Arial"/>
          <w:szCs w:val="22"/>
        </w:rPr>
        <w:t xml:space="preserve"> </w:t>
      </w:r>
      <w:r w:rsidR="00573CD4" w:rsidRPr="00F0401A">
        <w:rPr>
          <w:rFonts w:cs="Arial"/>
          <w:szCs w:val="22"/>
        </w:rPr>
        <w:t>N</w:t>
      </w:r>
      <w:r w:rsidR="002A685F" w:rsidRPr="00F0401A">
        <w:rPr>
          <w:rFonts w:cs="Arial"/>
          <w:szCs w:val="22"/>
        </w:rPr>
        <w:t xml:space="preserve">otebook used for this report can be found at this </w:t>
      </w:r>
      <w:hyperlink r:id="rId40" w:history="1">
        <w:r w:rsidR="002A685F" w:rsidRPr="00F0401A">
          <w:rPr>
            <w:rStyle w:val="Hyperlink"/>
            <w:rFonts w:cs="Arial"/>
            <w:szCs w:val="22"/>
          </w:rPr>
          <w:t>location</w:t>
        </w:r>
      </w:hyperlink>
      <w:r w:rsidR="002A685F" w:rsidRPr="00F0401A">
        <w:rPr>
          <w:rFonts w:cs="Arial"/>
          <w:szCs w:val="22"/>
        </w:rPr>
        <w:t>.</w:t>
      </w:r>
    </w:p>
    <w:p w14:paraId="0DDBE3EC" w14:textId="0DD3582A" w:rsidR="0016249C" w:rsidRDefault="0016249C" w:rsidP="0016249C">
      <w:pPr>
        <w:pStyle w:val="Heading2"/>
        <w:rPr>
          <w:rFonts w:cs="Arial"/>
          <w:sz w:val="22"/>
          <w:szCs w:val="22"/>
        </w:rPr>
      </w:pPr>
      <w:bookmarkStart w:id="56" w:name="_Toc10641090"/>
      <w:r w:rsidRPr="00F0401A">
        <w:rPr>
          <w:rFonts w:cs="Arial"/>
          <w:sz w:val="22"/>
          <w:szCs w:val="22"/>
        </w:rPr>
        <w:lastRenderedPageBreak/>
        <w:t>Field Definitions</w:t>
      </w:r>
      <w:bookmarkEnd w:id="56"/>
    </w:p>
    <w:p w14:paraId="7FE9EAA0" w14:textId="318F4CB7" w:rsidR="009B6167" w:rsidRDefault="009B6167" w:rsidP="009B6167">
      <w:pPr>
        <w:pStyle w:val="BodyText"/>
      </w:pPr>
    </w:p>
    <w:tbl>
      <w:tblPr>
        <w:tblpPr w:leftFromText="180" w:rightFromText="180" w:vertAnchor="text" w:horzAnchor="page" w:tblpX="2551" w:tblpY="75"/>
        <w:tblW w:w="5549" w:type="dxa"/>
        <w:tblLook w:val="04A0" w:firstRow="1" w:lastRow="0" w:firstColumn="1" w:lastColumn="0" w:noHBand="0" w:noVBand="1"/>
      </w:tblPr>
      <w:tblGrid>
        <w:gridCol w:w="7686"/>
        <w:gridCol w:w="1726"/>
      </w:tblGrid>
      <w:tr w:rsidR="009B6167" w:rsidRPr="00F0401A" w14:paraId="732373F4" w14:textId="77777777" w:rsidTr="009B6167">
        <w:trPr>
          <w:trHeight w:val="385"/>
        </w:trPr>
        <w:tc>
          <w:tcPr>
            <w:tcW w:w="3823"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4BBB1274" w14:textId="77777777" w:rsidR="009B6167" w:rsidRPr="00F0401A" w:rsidRDefault="009B6167" w:rsidP="00166E7C">
            <w:pPr>
              <w:ind w:left="-109"/>
              <w:jc w:val="center"/>
              <w:rPr>
                <w:rFonts w:cs="Arial"/>
                <w:b/>
                <w:bCs/>
                <w:color w:val="FFFFFF"/>
                <w:szCs w:val="22"/>
                <w:lang w:val="en-US"/>
              </w:rPr>
            </w:pPr>
            <w:r w:rsidRPr="00F0401A">
              <w:rPr>
                <w:rFonts w:cs="Arial"/>
                <w:b/>
                <w:bCs/>
                <w:color w:val="FFFFFF"/>
                <w:szCs w:val="22"/>
                <w:lang w:val="en-US"/>
              </w:rPr>
              <w:t xml:space="preserve">Variables </w:t>
            </w:r>
          </w:p>
        </w:tc>
        <w:tc>
          <w:tcPr>
            <w:tcW w:w="1726" w:type="dxa"/>
            <w:tcBorders>
              <w:top w:val="single" w:sz="4" w:space="0" w:color="auto"/>
              <w:left w:val="nil"/>
              <w:bottom w:val="single" w:sz="4" w:space="0" w:color="auto"/>
              <w:right w:val="single" w:sz="4" w:space="0" w:color="auto"/>
            </w:tcBorders>
            <w:shd w:val="clear" w:color="000000" w:fill="00B0F0"/>
            <w:noWrap/>
            <w:vAlign w:val="bottom"/>
            <w:hideMark/>
          </w:tcPr>
          <w:p w14:paraId="62BFCCDF" w14:textId="77777777" w:rsidR="009B6167" w:rsidRPr="00F0401A" w:rsidRDefault="009B6167" w:rsidP="00166E7C">
            <w:pPr>
              <w:jc w:val="center"/>
              <w:rPr>
                <w:rFonts w:cs="Arial"/>
                <w:b/>
                <w:bCs/>
                <w:color w:val="FFFFFF"/>
                <w:szCs w:val="22"/>
                <w:lang w:val="en-US"/>
              </w:rPr>
            </w:pPr>
            <w:r w:rsidRPr="00F0401A">
              <w:rPr>
                <w:rFonts w:cs="Arial"/>
                <w:b/>
                <w:bCs/>
                <w:color w:val="FFFFFF"/>
                <w:szCs w:val="22"/>
                <w:lang w:val="en-US"/>
              </w:rPr>
              <w:t>Description</w:t>
            </w:r>
          </w:p>
        </w:tc>
      </w:tr>
      <w:tr w:rsidR="009B6167" w:rsidRPr="00F0401A" w14:paraId="0E3D3370"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32245BE4" w14:textId="77777777" w:rsidR="009B6167" w:rsidRPr="00F0401A" w:rsidRDefault="009B6167" w:rsidP="00166E7C">
            <w:pPr>
              <w:rPr>
                <w:rFonts w:cs="Arial"/>
                <w:color w:val="000000"/>
                <w:szCs w:val="22"/>
                <w:lang w:val="en-US"/>
              </w:rPr>
            </w:pPr>
            <w:r w:rsidRPr="00F0401A">
              <w:rPr>
                <w:rFonts w:cs="Arial"/>
                <w:color w:val="000000"/>
                <w:szCs w:val="22"/>
                <w:lang w:val="en-US"/>
              </w:rPr>
              <w:t>ACCESS_FAILURE_CC_503.1.223._VOLTE_IMS</w:t>
            </w:r>
          </w:p>
        </w:tc>
        <w:tc>
          <w:tcPr>
            <w:tcW w:w="1726" w:type="dxa"/>
            <w:tcBorders>
              <w:top w:val="nil"/>
              <w:left w:val="nil"/>
              <w:bottom w:val="single" w:sz="4" w:space="0" w:color="auto"/>
              <w:right w:val="single" w:sz="4" w:space="0" w:color="auto"/>
            </w:tcBorders>
            <w:shd w:val="clear" w:color="auto" w:fill="auto"/>
            <w:noWrap/>
            <w:vAlign w:val="bottom"/>
            <w:hideMark/>
          </w:tcPr>
          <w:p w14:paraId="37E6043C"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5286DC4A"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5CEB07A8" w14:textId="77777777" w:rsidR="009B6167" w:rsidRPr="00F0401A" w:rsidRDefault="009B6167" w:rsidP="00166E7C">
            <w:pPr>
              <w:rPr>
                <w:rFonts w:cs="Arial"/>
                <w:color w:val="000000"/>
                <w:szCs w:val="22"/>
                <w:lang w:val="en-US"/>
              </w:rPr>
            </w:pPr>
            <w:r w:rsidRPr="00F0401A">
              <w:rPr>
                <w:rFonts w:cs="Arial"/>
                <w:color w:val="000000"/>
                <w:szCs w:val="22"/>
                <w:lang w:val="en-US"/>
              </w:rPr>
              <w:t>CALL_SETUP_DELAY_VOLTE_IMS</w:t>
            </w:r>
          </w:p>
        </w:tc>
        <w:tc>
          <w:tcPr>
            <w:tcW w:w="1726" w:type="dxa"/>
            <w:tcBorders>
              <w:top w:val="nil"/>
              <w:left w:val="nil"/>
              <w:bottom w:val="single" w:sz="4" w:space="0" w:color="auto"/>
              <w:right w:val="single" w:sz="4" w:space="0" w:color="auto"/>
            </w:tcBorders>
            <w:shd w:val="clear" w:color="auto" w:fill="auto"/>
            <w:noWrap/>
            <w:vAlign w:val="bottom"/>
            <w:hideMark/>
          </w:tcPr>
          <w:p w14:paraId="3F91AC2C"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41C46946"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1ABDE797" w14:textId="77777777" w:rsidR="009B6167" w:rsidRPr="00F0401A" w:rsidRDefault="009B6167" w:rsidP="00166E7C">
            <w:pPr>
              <w:rPr>
                <w:rFonts w:cs="Arial"/>
                <w:color w:val="000000"/>
                <w:szCs w:val="22"/>
                <w:lang w:val="en-US"/>
              </w:rPr>
            </w:pPr>
            <w:r w:rsidRPr="00F0401A">
              <w:rPr>
                <w:rFonts w:cs="Arial"/>
                <w:color w:val="000000"/>
                <w:szCs w:val="22"/>
                <w:lang w:val="en-US"/>
              </w:rPr>
              <w:t>DROP_CC_408_VOLTE_IMS</w:t>
            </w:r>
          </w:p>
        </w:tc>
        <w:tc>
          <w:tcPr>
            <w:tcW w:w="1726" w:type="dxa"/>
            <w:tcBorders>
              <w:top w:val="nil"/>
              <w:left w:val="nil"/>
              <w:bottom w:val="single" w:sz="4" w:space="0" w:color="auto"/>
              <w:right w:val="single" w:sz="4" w:space="0" w:color="auto"/>
            </w:tcBorders>
            <w:shd w:val="clear" w:color="auto" w:fill="auto"/>
            <w:noWrap/>
            <w:vAlign w:val="bottom"/>
            <w:hideMark/>
          </w:tcPr>
          <w:p w14:paraId="026A4421"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11558602"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2707809E" w14:textId="77777777" w:rsidR="009B6167" w:rsidRPr="00F0401A" w:rsidRDefault="009B6167" w:rsidP="00166E7C">
            <w:pPr>
              <w:rPr>
                <w:rFonts w:cs="Arial"/>
                <w:color w:val="000000"/>
                <w:szCs w:val="22"/>
                <w:lang w:val="en-US"/>
              </w:rPr>
            </w:pPr>
            <w:r w:rsidRPr="00F0401A">
              <w:rPr>
                <w:rFonts w:cs="Arial"/>
                <w:color w:val="000000"/>
                <w:szCs w:val="22"/>
                <w:lang w:val="en-US"/>
              </w:rPr>
              <w:t>DROP_CC_481_VOLTE_IMS</w:t>
            </w:r>
          </w:p>
        </w:tc>
        <w:tc>
          <w:tcPr>
            <w:tcW w:w="1726" w:type="dxa"/>
            <w:tcBorders>
              <w:top w:val="nil"/>
              <w:left w:val="nil"/>
              <w:bottom w:val="single" w:sz="4" w:space="0" w:color="auto"/>
              <w:right w:val="single" w:sz="4" w:space="0" w:color="auto"/>
            </w:tcBorders>
            <w:shd w:val="clear" w:color="auto" w:fill="auto"/>
            <w:noWrap/>
            <w:vAlign w:val="bottom"/>
            <w:hideMark/>
          </w:tcPr>
          <w:p w14:paraId="65DE043D"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54801BBD"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1902B925" w14:textId="77777777" w:rsidR="009B6167" w:rsidRPr="00F0401A" w:rsidRDefault="009B6167" w:rsidP="00166E7C">
            <w:pPr>
              <w:rPr>
                <w:rFonts w:cs="Arial"/>
                <w:color w:val="000000"/>
                <w:szCs w:val="22"/>
                <w:lang w:val="en-US"/>
              </w:rPr>
            </w:pPr>
            <w:r w:rsidRPr="00F0401A">
              <w:rPr>
                <w:rFonts w:cs="Arial"/>
                <w:color w:val="000000"/>
                <w:szCs w:val="22"/>
                <w:lang w:val="en-US"/>
              </w:rPr>
              <w:t>DROP_CC_503_VOLTE_IMS</w:t>
            </w:r>
          </w:p>
        </w:tc>
        <w:tc>
          <w:tcPr>
            <w:tcW w:w="1726" w:type="dxa"/>
            <w:tcBorders>
              <w:top w:val="nil"/>
              <w:left w:val="nil"/>
              <w:bottom w:val="single" w:sz="4" w:space="0" w:color="auto"/>
              <w:right w:val="single" w:sz="4" w:space="0" w:color="auto"/>
            </w:tcBorders>
            <w:shd w:val="clear" w:color="auto" w:fill="auto"/>
            <w:noWrap/>
            <w:vAlign w:val="bottom"/>
            <w:hideMark/>
          </w:tcPr>
          <w:p w14:paraId="18857FAF"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626F937C"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51B50038" w14:textId="77777777" w:rsidR="009B6167" w:rsidRPr="00F0401A" w:rsidRDefault="009B6167" w:rsidP="00166E7C">
            <w:pPr>
              <w:rPr>
                <w:rFonts w:cs="Arial"/>
                <w:color w:val="000000"/>
                <w:szCs w:val="22"/>
                <w:lang w:val="en-US"/>
              </w:rPr>
            </w:pPr>
            <w:r w:rsidRPr="00F0401A">
              <w:rPr>
                <w:rFonts w:cs="Arial"/>
                <w:color w:val="000000"/>
                <w:szCs w:val="22"/>
                <w:lang w:val="en-US"/>
              </w:rPr>
              <w:t>DROP_CC_OTHER_VOLTE_IMS</w:t>
            </w:r>
          </w:p>
        </w:tc>
        <w:tc>
          <w:tcPr>
            <w:tcW w:w="1726" w:type="dxa"/>
            <w:tcBorders>
              <w:top w:val="nil"/>
              <w:left w:val="nil"/>
              <w:bottom w:val="single" w:sz="4" w:space="0" w:color="auto"/>
              <w:right w:val="single" w:sz="4" w:space="0" w:color="auto"/>
            </w:tcBorders>
            <w:shd w:val="clear" w:color="auto" w:fill="auto"/>
            <w:noWrap/>
            <w:vAlign w:val="bottom"/>
            <w:hideMark/>
          </w:tcPr>
          <w:p w14:paraId="27D64707"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2CC541C3"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6D79E1DF" w14:textId="77777777" w:rsidR="009B6167" w:rsidRPr="00F0401A" w:rsidRDefault="009B6167" w:rsidP="00166E7C">
            <w:pPr>
              <w:rPr>
                <w:rFonts w:cs="Arial"/>
                <w:color w:val="000000"/>
                <w:szCs w:val="22"/>
                <w:lang w:val="en-US"/>
              </w:rPr>
            </w:pPr>
            <w:r w:rsidRPr="00F0401A">
              <w:rPr>
                <w:rFonts w:cs="Arial"/>
                <w:color w:val="000000"/>
                <w:szCs w:val="22"/>
                <w:lang w:val="en-US"/>
              </w:rPr>
              <w:t>DROP_SRVCC_TERMINATE_VOLTE_IMS</w:t>
            </w:r>
          </w:p>
        </w:tc>
        <w:tc>
          <w:tcPr>
            <w:tcW w:w="1726" w:type="dxa"/>
            <w:tcBorders>
              <w:top w:val="nil"/>
              <w:left w:val="nil"/>
              <w:bottom w:val="single" w:sz="4" w:space="0" w:color="auto"/>
              <w:right w:val="single" w:sz="4" w:space="0" w:color="auto"/>
            </w:tcBorders>
            <w:shd w:val="clear" w:color="auto" w:fill="auto"/>
            <w:noWrap/>
            <w:vAlign w:val="bottom"/>
            <w:hideMark/>
          </w:tcPr>
          <w:p w14:paraId="77DB2271"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684C877B"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2678A14B" w14:textId="77777777" w:rsidR="009B6167" w:rsidRPr="00F0401A" w:rsidRDefault="009B6167" w:rsidP="00166E7C">
            <w:pPr>
              <w:rPr>
                <w:rFonts w:cs="Arial"/>
                <w:color w:val="000000"/>
                <w:szCs w:val="22"/>
                <w:lang w:val="en-US"/>
              </w:rPr>
            </w:pPr>
            <w:r w:rsidRPr="00F0401A">
              <w:rPr>
                <w:rFonts w:cs="Arial"/>
                <w:color w:val="000000"/>
                <w:szCs w:val="22"/>
                <w:lang w:val="en-US"/>
              </w:rPr>
              <w:t>GARBLING_VOLTE_VOICE</w:t>
            </w:r>
          </w:p>
        </w:tc>
        <w:tc>
          <w:tcPr>
            <w:tcW w:w="1726" w:type="dxa"/>
            <w:tcBorders>
              <w:top w:val="nil"/>
              <w:left w:val="nil"/>
              <w:bottom w:val="single" w:sz="4" w:space="0" w:color="auto"/>
              <w:right w:val="single" w:sz="4" w:space="0" w:color="auto"/>
            </w:tcBorders>
            <w:shd w:val="clear" w:color="auto" w:fill="auto"/>
            <w:noWrap/>
            <w:vAlign w:val="bottom"/>
            <w:hideMark/>
          </w:tcPr>
          <w:p w14:paraId="7CD090B6"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53F29CF2" w14:textId="77777777" w:rsidTr="009B6167">
        <w:trPr>
          <w:trHeight w:val="595"/>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5AF67324" w14:textId="77777777" w:rsidR="009B6167" w:rsidRPr="00F0401A" w:rsidRDefault="009B6167" w:rsidP="00166E7C">
            <w:pPr>
              <w:rPr>
                <w:rFonts w:cs="Arial"/>
                <w:color w:val="000000"/>
                <w:szCs w:val="22"/>
                <w:lang w:val="en-US"/>
              </w:rPr>
            </w:pPr>
            <w:r w:rsidRPr="00F0401A">
              <w:rPr>
                <w:rFonts w:cs="Arial"/>
                <w:color w:val="000000"/>
                <w:szCs w:val="22"/>
                <w:lang w:val="en-US"/>
              </w:rPr>
              <w:t>IMMEDIATE_VOLUNTARY_DROP_DUE_TO_MEDIA_STOP_VOLTE</w:t>
            </w:r>
          </w:p>
        </w:tc>
        <w:tc>
          <w:tcPr>
            <w:tcW w:w="1726" w:type="dxa"/>
            <w:tcBorders>
              <w:top w:val="nil"/>
              <w:left w:val="nil"/>
              <w:bottom w:val="single" w:sz="4" w:space="0" w:color="auto"/>
              <w:right w:val="single" w:sz="4" w:space="0" w:color="auto"/>
            </w:tcBorders>
            <w:shd w:val="clear" w:color="auto" w:fill="auto"/>
            <w:noWrap/>
            <w:vAlign w:val="bottom"/>
            <w:hideMark/>
          </w:tcPr>
          <w:p w14:paraId="3BAC16C7"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1C63FA94"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1D7BC2CA" w14:textId="77777777" w:rsidR="009B6167" w:rsidRPr="00F0401A" w:rsidRDefault="009B6167" w:rsidP="00166E7C">
            <w:pPr>
              <w:rPr>
                <w:rFonts w:cs="Arial"/>
                <w:color w:val="000000"/>
                <w:szCs w:val="22"/>
                <w:lang w:val="en-US"/>
              </w:rPr>
            </w:pPr>
            <w:r w:rsidRPr="00F0401A">
              <w:rPr>
                <w:rFonts w:cs="Arial"/>
                <w:color w:val="000000"/>
                <w:szCs w:val="22"/>
                <w:lang w:val="en-US"/>
              </w:rPr>
              <w:t>MUTING_VOLTE_VOICE</w:t>
            </w:r>
          </w:p>
        </w:tc>
        <w:tc>
          <w:tcPr>
            <w:tcW w:w="1726" w:type="dxa"/>
            <w:tcBorders>
              <w:top w:val="nil"/>
              <w:left w:val="nil"/>
              <w:bottom w:val="single" w:sz="4" w:space="0" w:color="auto"/>
              <w:right w:val="single" w:sz="4" w:space="0" w:color="auto"/>
            </w:tcBorders>
            <w:shd w:val="clear" w:color="auto" w:fill="auto"/>
            <w:noWrap/>
            <w:vAlign w:val="bottom"/>
            <w:hideMark/>
          </w:tcPr>
          <w:p w14:paraId="2FEC6ED0"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66272A61"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4290D183" w14:textId="77777777" w:rsidR="009B6167" w:rsidRPr="00F0401A" w:rsidRDefault="009B6167" w:rsidP="00166E7C">
            <w:pPr>
              <w:rPr>
                <w:rFonts w:cs="Arial"/>
                <w:color w:val="000000"/>
                <w:szCs w:val="22"/>
                <w:lang w:val="en-US"/>
              </w:rPr>
            </w:pPr>
            <w:r w:rsidRPr="00F0401A">
              <w:rPr>
                <w:rFonts w:cs="Arial"/>
                <w:color w:val="000000"/>
                <w:szCs w:val="22"/>
                <w:lang w:val="en-US"/>
              </w:rPr>
              <w:t>SOFT_DROP_DUE_TO_MEDIA_STOP_VOLTE_IMS</w:t>
            </w:r>
          </w:p>
        </w:tc>
        <w:tc>
          <w:tcPr>
            <w:tcW w:w="1726" w:type="dxa"/>
            <w:tcBorders>
              <w:top w:val="nil"/>
              <w:left w:val="nil"/>
              <w:bottom w:val="single" w:sz="4" w:space="0" w:color="auto"/>
              <w:right w:val="single" w:sz="4" w:space="0" w:color="auto"/>
            </w:tcBorders>
            <w:shd w:val="clear" w:color="auto" w:fill="auto"/>
            <w:noWrap/>
            <w:vAlign w:val="bottom"/>
            <w:hideMark/>
          </w:tcPr>
          <w:p w14:paraId="48C26EF3"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1479039C"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0791BDBC" w14:textId="77777777" w:rsidR="009B6167" w:rsidRPr="00F0401A" w:rsidRDefault="009B6167" w:rsidP="00166E7C">
            <w:pPr>
              <w:rPr>
                <w:rFonts w:cs="Arial"/>
                <w:color w:val="000000"/>
                <w:szCs w:val="22"/>
                <w:lang w:val="en-US"/>
              </w:rPr>
            </w:pPr>
            <w:r w:rsidRPr="00F0401A">
              <w:rPr>
                <w:rFonts w:cs="Arial"/>
                <w:color w:val="000000"/>
                <w:szCs w:val="22"/>
                <w:lang w:val="en-US"/>
              </w:rPr>
              <w:t>Sum</w:t>
            </w:r>
          </w:p>
        </w:tc>
        <w:tc>
          <w:tcPr>
            <w:tcW w:w="1726" w:type="dxa"/>
            <w:tcBorders>
              <w:top w:val="nil"/>
              <w:left w:val="nil"/>
              <w:bottom w:val="single" w:sz="4" w:space="0" w:color="auto"/>
              <w:right w:val="single" w:sz="4" w:space="0" w:color="auto"/>
            </w:tcBorders>
            <w:shd w:val="clear" w:color="auto" w:fill="auto"/>
            <w:noWrap/>
            <w:vAlign w:val="bottom"/>
            <w:hideMark/>
          </w:tcPr>
          <w:p w14:paraId="7D287763" w14:textId="77777777" w:rsidR="009B6167" w:rsidRPr="00F0401A" w:rsidRDefault="009B6167" w:rsidP="00166E7C">
            <w:pPr>
              <w:rPr>
                <w:rFonts w:cs="Arial"/>
                <w:color w:val="000000"/>
                <w:szCs w:val="22"/>
                <w:lang w:val="en-US"/>
              </w:rPr>
            </w:pPr>
            <w:r w:rsidRPr="00F0401A">
              <w:rPr>
                <w:rFonts w:cs="Arial"/>
                <w:color w:val="000000"/>
                <w:szCs w:val="22"/>
                <w:lang w:val="en-US"/>
              </w:rPr>
              <w:t>Sum of all the incidences </w:t>
            </w:r>
          </w:p>
        </w:tc>
      </w:tr>
      <w:tr w:rsidR="009B6167" w:rsidRPr="00F0401A" w14:paraId="03FD4887"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018C27DB" w14:textId="77777777" w:rsidR="009B6167" w:rsidRPr="00F0401A" w:rsidRDefault="009B6167" w:rsidP="00166E7C">
            <w:pPr>
              <w:rPr>
                <w:rFonts w:cs="Arial"/>
                <w:color w:val="000000"/>
                <w:szCs w:val="22"/>
                <w:lang w:val="en-US"/>
              </w:rPr>
            </w:pPr>
            <w:proofErr w:type="spellStart"/>
            <w:r w:rsidRPr="00F0401A">
              <w:rPr>
                <w:rFonts w:cs="Arial"/>
                <w:color w:val="000000"/>
                <w:szCs w:val="22"/>
                <w:lang w:val="en-US"/>
              </w:rPr>
              <w:t>call_count</w:t>
            </w:r>
            <w:proofErr w:type="spellEnd"/>
          </w:p>
        </w:tc>
        <w:tc>
          <w:tcPr>
            <w:tcW w:w="1726" w:type="dxa"/>
            <w:tcBorders>
              <w:top w:val="nil"/>
              <w:left w:val="nil"/>
              <w:bottom w:val="single" w:sz="4" w:space="0" w:color="auto"/>
              <w:right w:val="single" w:sz="4" w:space="0" w:color="auto"/>
            </w:tcBorders>
            <w:shd w:val="clear" w:color="auto" w:fill="auto"/>
            <w:noWrap/>
            <w:vAlign w:val="bottom"/>
            <w:hideMark/>
          </w:tcPr>
          <w:p w14:paraId="78E1A82A" w14:textId="77777777" w:rsidR="009B6167" w:rsidRPr="00F0401A" w:rsidRDefault="009B6167" w:rsidP="00166E7C">
            <w:pPr>
              <w:rPr>
                <w:rFonts w:cs="Arial"/>
                <w:color w:val="000000"/>
                <w:szCs w:val="22"/>
                <w:lang w:val="en-US"/>
              </w:rPr>
            </w:pPr>
            <w:r w:rsidRPr="00F0401A">
              <w:rPr>
                <w:rFonts w:cs="Arial"/>
                <w:color w:val="000000"/>
                <w:szCs w:val="22"/>
                <w:lang w:val="en-US"/>
              </w:rPr>
              <w:t xml:space="preserve"> Total number of call counts </w:t>
            </w:r>
          </w:p>
        </w:tc>
      </w:tr>
      <w:tr w:rsidR="009B6167" w:rsidRPr="00F0401A" w14:paraId="08B26C5B"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26D40609" w14:textId="77777777" w:rsidR="009B6167" w:rsidRPr="00F0401A" w:rsidRDefault="009B6167" w:rsidP="00166E7C">
            <w:pPr>
              <w:rPr>
                <w:rFonts w:cs="Arial"/>
                <w:color w:val="000000"/>
                <w:szCs w:val="22"/>
                <w:lang w:val="en-US"/>
              </w:rPr>
            </w:pPr>
            <w:proofErr w:type="spellStart"/>
            <w:r w:rsidRPr="00F0401A">
              <w:rPr>
                <w:rFonts w:cs="Arial"/>
                <w:color w:val="000000"/>
                <w:szCs w:val="22"/>
                <w:lang w:val="en-US"/>
              </w:rPr>
              <w:t>est_count_handover</w:t>
            </w:r>
            <w:proofErr w:type="spellEnd"/>
          </w:p>
        </w:tc>
        <w:tc>
          <w:tcPr>
            <w:tcW w:w="1726" w:type="dxa"/>
            <w:tcBorders>
              <w:top w:val="nil"/>
              <w:left w:val="nil"/>
              <w:bottom w:val="single" w:sz="4" w:space="0" w:color="auto"/>
              <w:right w:val="single" w:sz="4" w:space="0" w:color="auto"/>
            </w:tcBorders>
            <w:shd w:val="clear" w:color="auto" w:fill="auto"/>
            <w:noWrap/>
            <w:vAlign w:val="bottom"/>
            <w:hideMark/>
          </w:tcPr>
          <w:p w14:paraId="2EF85A71" w14:textId="77777777" w:rsidR="009B6167" w:rsidRPr="00F0401A" w:rsidRDefault="009B6167" w:rsidP="00166E7C">
            <w:pPr>
              <w:rPr>
                <w:rFonts w:cs="Arial"/>
                <w:color w:val="000000"/>
                <w:szCs w:val="22"/>
                <w:lang w:val="en-US"/>
              </w:rPr>
            </w:pPr>
            <w:r w:rsidRPr="00F0401A">
              <w:rPr>
                <w:rFonts w:cs="Arial"/>
                <w:color w:val="000000"/>
                <w:szCs w:val="22"/>
                <w:lang w:val="en-US"/>
              </w:rPr>
              <w:t xml:space="preserve"> Total number of calls handover </w:t>
            </w:r>
          </w:p>
        </w:tc>
      </w:tr>
      <w:tr w:rsidR="009B6167" w:rsidRPr="00F0401A" w14:paraId="6BC2FAB7"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3FF3A797" w14:textId="77777777" w:rsidR="009B6167" w:rsidRPr="00F0401A" w:rsidRDefault="009B6167" w:rsidP="00166E7C">
            <w:pPr>
              <w:rPr>
                <w:rFonts w:cs="Arial"/>
                <w:color w:val="000000"/>
                <w:szCs w:val="22"/>
                <w:lang w:val="en-US"/>
              </w:rPr>
            </w:pPr>
            <w:r w:rsidRPr="00F0401A">
              <w:rPr>
                <w:rFonts w:cs="Arial"/>
                <w:color w:val="000000"/>
                <w:szCs w:val="22"/>
                <w:lang w:val="en-US"/>
              </w:rPr>
              <w:t>sum_drop_cc_503_481</w:t>
            </w:r>
          </w:p>
        </w:tc>
        <w:tc>
          <w:tcPr>
            <w:tcW w:w="1726" w:type="dxa"/>
            <w:tcBorders>
              <w:top w:val="nil"/>
              <w:left w:val="nil"/>
              <w:bottom w:val="single" w:sz="4" w:space="0" w:color="auto"/>
              <w:right w:val="single" w:sz="4" w:space="0" w:color="auto"/>
            </w:tcBorders>
            <w:shd w:val="clear" w:color="auto" w:fill="auto"/>
            <w:noWrap/>
            <w:vAlign w:val="bottom"/>
            <w:hideMark/>
          </w:tcPr>
          <w:p w14:paraId="01711F1B" w14:textId="77777777" w:rsidR="009B6167" w:rsidRPr="00F0401A" w:rsidRDefault="009B6167" w:rsidP="00166E7C">
            <w:pPr>
              <w:rPr>
                <w:rFonts w:cs="Arial"/>
                <w:color w:val="000000"/>
                <w:szCs w:val="22"/>
                <w:lang w:val="en-US"/>
              </w:rPr>
            </w:pPr>
            <w:r w:rsidRPr="00F0401A">
              <w:rPr>
                <w:rFonts w:cs="Arial"/>
                <w:color w:val="000000"/>
                <w:szCs w:val="22"/>
                <w:lang w:val="en-US"/>
              </w:rPr>
              <w:t>Total number of hard drops  </w:t>
            </w:r>
          </w:p>
        </w:tc>
      </w:tr>
      <w:tr w:rsidR="009B6167" w:rsidRPr="00F0401A" w14:paraId="4D923680"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32192941" w14:textId="77777777" w:rsidR="009B6167" w:rsidRPr="00F0401A" w:rsidRDefault="009B6167" w:rsidP="00166E7C">
            <w:pPr>
              <w:rPr>
                <w:rFonts w:cs="Arial"/>
                <w:color w:val="000000"/>
                <w:szCs w:val="22"/>
                <w:lang w:val="en-US"/>
              </w:rPr>
            </w:pPr>
            <w:proofErr w:type="spellStart"/>
            <w:r w:rsidRPr="00F0401A">
              <w:rPr>
                <w:rFonts w:cs="Arial"/>
                <w:color w:val="000000"/>
                <w:szCs w:val="22"/>
                <w:lang w:val="en-US"/>
              </w:rPr>
              <w:t>GARBLING_VOLTE_VOICE_norm</w:t>
            </w:r>
            <w:proofErr w:type="spellEnd"/>
          </w:p>
        </w:tc>
        <w:tc>
          <w:tcPr>
            <w:tcW w:w="1726" w:type="dxa"/>
            <w:tcBorders>
              <w:top w:val="nil"/>
              <w:left w:val="nil"/>
              <w:bottom w:val="single" w:sz="4" w:space="0" w:color="auto"/>
              <w:right w:val="single" w:sz="4" w:space="0" w:color="auto"/>
            </w:tcBorders>
            <w:shd w:val="clear" w:color="auto" w:fill="auto"/>
            <w:noWrap/>
            <w:vAlign w:val="bottom"/>
            <w:hideMark/>
          </w:tcPr>
          <w:p w14:paraId="0A5081DA" w14:textId="77777777" w:rsidR="009B6167" w:rsidRPr="00F0401A" w:rsidRDefault="009B6167" w:rsidP="00166E7C">
            <w:pPr>
              <w:rPr>
                <w:rFonts w:cs="Arial"/>
                <w:color w:val="000000"/>
                <w:szCs w:val="22"/>
                <w:lang w:val="en-US"/>
              </w:rPr>
            </w:pPr>
            <w:r w:rsidRPr="00F0401A">
              <w:rPr>
                <w:rFonts w:cs="Arial"/>
                <w:color w:val="000000"/>
                <w:szCs w:val="22"/>
                <w:lang w:val="en-US"/>
              </w:rPr>
              <w:t xml:space="preserve"> Normalized value of Garbling over the total number of call counts </w:t>
            </w:r>
          </w:p>
        </w:tc>
      </w:tr>
      <w:tr w:rsidR="009B6167" w:rsidRPr="00F0401A" w14:paraId="73D927F7"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7D41B014" w14:textId="77777777" w:rsidR="009B6167" w:rsidRPr="00F0401A" w:rsidRDefault="009B6167" w:rsidP="00166E7C">
            <w:pPr>
              <w:rPr>
                <w:rFonts w:cs="Arial"/>
                <w:color w:val="000000"/>
                <w:szCs w:val="22"/>
                <w:lang w:val="en-US"/>
              </w:rPr>
            </w:pPr>
            <w:proofErr w:type="spellStart"/>
            <w:r w:rsidRPr="00F0401A">
              <w:rPr>
                <w:rFonts w:cs="Arial"/>
                <w:color w:val="000000"/>
                <w:szCs w:val="22"/>
                <w:lang w:val="en-US"/>
              </w:rPr>
              <w:t>MUTING_VOLTE_VOICE_norm</w:t>
            </w:r>
            <w:proofErr w:type="spellEnd"/>
          </w:p>
        </w:tc>
        <w:tc>
          <w:tcPr>
            <w:tcW w:w="1726" w:type="dxa"/>
            <w:tcBorders>
              <w:top w:val="nil"/>
              <w:left w:val="nil"/>
              <w:bottom w:val="single" w:sz="4" w:space="0" w:color="auto"/>
              <w:right w:val="single" w:sz="4" w:space="0" w:color="auto"/>
            </w:tcBorders>
            <w:shd w:val="clear" w:color="auto" w:fill="auto"/>
            <w:noWrap/>
            <w:vAlign w:val="bottom"/>
            <w:hideMark/>
          </w:tcPr>
          <w:p w14:paraId="5C0CD877" w14:textId="77777777" w:rsidR="009B6167" w:rsidRPr="00F0401A" w:rsidRDefault="009B6167" w:rsidP="00166E7C">
            <w:pPr>
              <w:rPr>
                <w:rFonts w:cs="Arial"/>
                <w:color w:val="000000"/>
                <w:szCs w:val="22"/>
                <w:lang w:val="en-US"/>
              </w:rPr>
            </w:pPr>
            <w:r w:rsidRPr="00F0401A">
              <w:rPr>
                <w:rFonts w:cs="Arial"/>
                <w:color w:val="000000"/>
                <w:szCs w:val="22"/>
                <w:lang w:val="en-US"/>
              </w:rPr>
              <w:t xml:space="preserve"> Normalized value of muting over the total number of call counts </w:t>
            </w:r>
          </w:p>
        </w:tc>
      </w:tr>
      <w:tr w:rsidR="009B6167" w:rsidRPr="00F0401A" w14:paraId="73609133" w14:textId="77777777" w:rsidTr="009B6167">
        <w:trPr>
          <w:trHeight w:val="595"/>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6CDF2DA8" w14:textId="77777777" w:rsidR="009B6167" w:rsidRPr="00F0401A" w:rsidRDefault="009B6167" w:rsidP="00166E7C">
            <w:pPr>
              <w:rPr>
                <w:rFonts w:cs="Arial"/>
                <w:color w:val="000000"/>
                <w:szCs w:val="22"/>
                <w:lang w:val="en-US"/>
              </w:rPr>
            </w:pPr>
            <w:r w:rsidRPr="00F0401A">
              <w:rPr>
                <w:rFonts w:cs="Arial"/>
                <w:color w:val="000000"/>
                <w:szCs w:val="22"/>
                <w:lang w:val="en-US"/>
              </w:rPr>
              <w:t>ACCESS_FAILURE_CC_503.1.223._VOLTE_IMS_norm</w:t>
            </w:r>
          </w:p>
        </w:tc>
        <w:tc>
          <w:tcPr>
            <w:tcW w:w="1726" w:type="dxa"/>
            <w:tcBorders>
              <w:top w:val="nil"/>
              <w:left w:val="nil"/>
              <w:bottom w:val="single" w:sz="4" w:space="0" w:color="auto"/>
              <w:right w:val="single" w:sz="4" w:space="0" w:color="auto"/>
            </w:tcBorders>
            <w:shd w:val="clear" w:color="auto" w:fill="auto"/>
            <w:noWrap/>
            <w:vAlign w:val="bottom"/>
            <w:hideMark/>
          </w:tcPr>
          <w:p w14:paraId="48E77AD8"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65AD3989"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5AAF3E79" w14:textId="77777777" w:rsidR="009B6167" w:rsidRPr="00F0401A" w:rsidRDefault="009B6167" w:rsidP="00166E7C">
            <w:pPr>
              <w:rPr>
                <w:rFonts w:cs="Arial"/>
                <w:color w:val="000000"/>
                <w:szCs w:val="22"/>
                <w:lang w:val="en-US"/>
              </w:rPr>
            </w:pPr>
            <w:r w:rsidRPr="00F0401A">
              <w:rPr>
                <w:rFonts w:cs="Arial"/>
                <w:color w:val="000000"/>
                <w:szCs w:val="22"/>
                <w:lang w:val="en-US"/>
              </w:rPr>
              <w:t>DROP_CC_481_VOLTE_IMS_norm</w:t>
            </w:r>
          </w:p>
        </w:tc>
        <w:tc>
          <w:tcPr>
            <w:tcW w:w="1726" w:type="dxa"/>
            <w:tcBorders>
              <w:top w:val="nil"/>
              <w:left w:val="nil"/>
              <w:bottom w:val="single" w:sz="4" w:space="0" w:color="auto"/>
              <w:right w:val="single" w:sz="4" w:space="0" w:color="auto"/>
            </w:tcBorders>
            <w:shd w:val="clear" w:color="auto" w:fill="auto"/>
            <w:noWrap/>
            <w:vAlign w:val="bottom"/>
            <w:hideMark/>
          </w:tcPr>
          <w:p w14:paraId="0FFC85FF"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786276E8"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41853BEC" w14:textId="77777777" w:rsidR="009B6167" w:rsidRPr="00F0401A" w:rsidRDefault="009B6167" w:rsidP="00166E7C">
            <w:pPr>
              <w:rPr>
                <w:rFonts w:cs="Arial"/>
                <w:color w:val="000000"/>
                <w:szCs w:val="22"/>
                <w:lang w:val="en-US"/>
              </w:rPr>
            </w:pPr>
            <w:proofErr w:type="spellStart"/>
            <w:r w:rsidRPr="00F0401A">
              <w:rPr>
                <w:rFonts w:cs="Arial"/>
                <w:color w:val="000000"/>
                <w:szCs w:val="22"/>
                <w:lang w:val="en-US"/>
              </w:rPr>
              <w:t>CALL_SETUP_DELAY_VOLTE_IMS_norm</w:t>
            </w:r>
            <w:proofErr w:type="spellEnd"/>
          </w:p>
        </w:tc>
        <w:tc>
          <w:tcPr>
            <w:tcW w:w="1726" w:type="dxa"/>
            <w:tcBorders>
              <w:top w:val="nil"/>
              <w:left w:val="nil"/>
              <w:bottom w:val="single" w:sz="4" w:space="0" w:color="auto"/>
              <w:right w:val="single" w:sz="4" w:space="0" w:color="auto"/>
            </w:tcBorders>
            <w:shd w:val="clear" w:color="auto" w:fill="auto"/>
            <w:noWrap/>
            <w:vAlign w:val="bottom"/>
            <w:hideMark/>
          </w:tcPr>
          <w:p w14:paraId="2F58AFF1"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13285AA7" w14:textId="77777777" w:rsidTr="009B6167">
        <w:trPr>
          <w:trHeight w:val="595"/>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7478919F" w14:textId="77777777" w:rsidR="009B6167" w:rsidRPr="00F0401A" w:rsidRDefault="009B6167" w:rsidP="00166E7C">
            <w:pPr>
              <w:rPr>
                <w:rFonts w:cs="Arial"/>
                <w:color w:val="000000"/>
                <w:szCs w:val="22"/>
                <w:lang w:val="en-US"/>
              </w:rPr>
            </w:pPr>
            <w:proofErr w:type="spellStart"/>
            <w:r w:rsidRPr="00F0401A">
              <w:rPr>
                <w:rFonts w:cs="Arial"/>
                <w:color w:val="000000"/>
                <w:szCs w:val="22"/>
                <w:lang w:val="en-US"/>
              </w:rPr>
              <w:t>SOFT_DROP_DUE_TO_MEDIA_STOP_VOLTE_IMS_norm</w:t>
            </w:r>
            <w:proofErr w:type="spellEnd"/>
          </w:p>
        </w:tc>
        <w:tc>
          <w:tcPr>
            <w:tcW w:w="1726" w:type="dxa"/>
            <w:tcBorders>
              <w:top w:val="nil"/>
              <w:left w:val="nil"/>
              <w:bottom w:val="single" w:sz="4" w:space="0" w:color="auto"/>
              <w:right w:val="single" w:sz="4" w:space="0" w:color="auto"/>
            </w:tcBorders>
            <w:shd w:val="clear" w:color="auto" w:fill="auto"/>
            <w:noWrap/>
            <w:vAlign w:val="bottom"/>
            <w:hideMark/>
          </w:tcPr>
          <w:p w14:paraId="50777DF7"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2352A2CC"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0E2A7E0E" w14:textId="77777777" w:rsidR="009B6167" w:rsidRPr="00F0401A" w:rsidRDefault="009B6167" w:rsidP="00166E7C">
            <w:pPr>
              <w:rPr>
                <w:rFonts w:cs="Arial"/>
                <w:color w:val="000000"/>
                <w:szCs w:val="22"/>
                <w:lang w:val="en-US"/>
              </w:rPr>
            </w:pPr>
            <w:r w:rsidRPr="00F0401A">
              <w:rPr>
                <w:rFonts w:cs="Arial"/>
                <w:color w:val="000000"/>
                <w:szCs w:val="22"/>
                <w:lang w:val="en-US"/>
              </w:rPr>
              <w:lastRenderedPageBreak/>
              <w:t>DROP_CC_503_VOLTE_IMS_norm</w:t>
            </w:r>
          </w:p>
        </w:tc>
        <w:tc>
          <w:tcPr>
            <w:tcW w:w="1726" w:type="dxa"/>
            <w:tcBorders>
              <w:top w:val="nil"/>
              <w:left w:val="nil"/>
              <w:bottom w:val="single" w:sz="4" w:space="0" w:color="auto"/>
              <w:right w:val="single" w:sz="4" w:space="0" w:color="auto"/>
            </w:tcBorders>
            <w:shd w:val="clear" w:color="auto" w:fill="auto"/>
            <w:noWrap/>
            <w:vAlign w:val="bottom"/>
            <w:hideMark/>
          </w:tcPr>
          <w:p w14:paraId="0F329A35"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1FABB5E6"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343C20C9" w14:textId="77777777" w:rsidR="009B6167" w:rsidRPr="00F0401A" w:rsidRDefault="009B6167" w:rsidP="00166E7C">
            <w:pPr>
              <w:rPr>
                <w:rFonts w:cs="Arial"/>
                <w:color w:val="000000"/>
                <w:szCs w:val="22"/>
                <w:lang w:val="en-US"/>
              </w:rPr>
            </w:pPr>
            <w:r w:rsidRPr="00F0401A">
              <w:rPr>
                <w:rFonts w:cs="Arial"/>
                <w:color w:val="000000"/>
                <w:szCs w:val="22"/>
                <w:lang w:val="en-US"/>
              </w:rPr>
              <w:t>DROP_CC_408_VOLTE_IMS_norm</w:t>
            </w:r>
          </w:p>
        </w:tc>
        <w:tc>
          <w:tcPr>
            <w:tcW w:w="1726" w:type="dxa"/>
            <w:tcBorders>
              <w:top w:val="nil"/>
              <w:left w:val="nil"/>
              <w:bottom w:val="single" w:sz="4" w:space="0" w:color="auto"/>
              <w:right w:val="single" w:sz="4" w:space="0" w:color="auto"/>
            </w:tcBorders>
            <w:shd w:val="clear" w:color="auto" w:fill="auto"/>
            <w:noWrap/>
            <w:vAlign w:val="bottom"/>
            <w:hideMark/>
          </w:tcPr>
          <w:p w14:paraId="01C28D19"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780201AB"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196E0CC7" w14:textId="77777777" w:rsidR="009B6167" w:rsidRPr="00F0401A" w:rsidRDefault="009B6167" w:rsidP="00166E7C">
            <w:pPr>
              <w:rPr>
                <w:rFonts w:cs="Arial"/>
                <w:color w:val="000000"/>
                <w:szCs w:val="22"/>
                <w:lang w:val="en-US"/>
              </w:rPr>
            </w:pPr>
            <w:proofErr w:type="spellStart"/>
            <w:r w:rsidRPr="00F0401A">
              <w:rPr>
                <w:rFonts w:cs="Arial"/>
                <w:color w:val="000000"/>
                <w:szCs w:val="22"/>
                <w:lang w:val="en-US"/>
              </w:rPr>
              <w:t>DROP_CC_OTHER_VOLTE_IMS_norm</w:t>
            </w:r>
            <w:proofErr w:type="spellEnd"/>
          </w:p>
        </w:tc>
        <w:tc>
          <w:tcPr>
            <w:tcW w:w="1726" w:type="dxa"/>
            <w:tcBorders>
              <w:top w:val="nil"/>
              <w:left w:val="nil"/>
              <w:bottom w:val="single" w:sz="4" w:space="0" w:color="auto"/>
              <w:right w:val="single" w:sz="4" w:space="0" w:color="auto"/>
            </w:tcBorders>
            <w:shd w:val="clear" w:color="auto" w:fill="auto"/>
            <w:noWrap/>
            <w:vAlign w:val="bottom"/>
            <w:hideMark/>
          </w:tcPr>
          <w:p w14:paraId="2DECFF11"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2057D4D0" w14:textId="77777777" w:rsidTr="009B6167">
        <w:trPr>
          <w:trHeight w:val="595"/>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0006FCCE" w14:textId="77777777" w:rsidR="009B6167" w:rsidRPr="00F0401A" w:rsidRDefault="009B6167" w:rsidP="00166E7C">
            <w:pPr>
              <w:rPr>
                <w:rFonts w:cs="Arial"/>
                <w:color w:val="000000"/>
                <w:szCs w:val="22"/>
                <w:lang w:val="en-US"/>
              </w:rPr>
            </w:pPr>
            <w:proofErr w:type="spellStart"/>
            <w:r w:rsidRPr="00F0401A">
              <w:rPr>
                <w:rFonts w:cs="Arial"/>
                <w:color w:val="000000"/>
                <w:szCs w:val="22"/>
                <w:lang w:val="en-US"/>
              </w:rPr>
              <w:t>IMMEDIATE_VOLUNTARY_DROP_DUE_TO_MEDIA_STOP_VOLTE_norm</w:t>
            </w:r>
            <w:proofErr w:type="spellEnd"/>
          </w:p>
        </w:tc>
        <w:tc>
          <w:tcPr>
            <w:tcW w:w="1726" w:type="dxa"/>
            <w:tcBorders>
              <w:top w:val="nil"/>
              <w:left w:val="nil"/>
              <w:bottom w:val="single" w:sz="4" w:space="0" w:color="auto"/>
              <w:right w:val="single" w:sz="4" w:space="0" w:color="auto"/>
            </w:tcBorders>
            <w:shd w:val="clear" w:color="auto" w:fill="auto"/>
            <w:noWrap/>
            <w:vAlign w:val="bottom"/>
            <w:hideMark/>
          </w:tcPr>
          <w:p w14:paraId="271D0BBB"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328AE29A"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648BE270" w14:textId="77777777" w:rsidR="009B6167" w:rsidRPr="00F0401A" w:rsidRDefault="009B6167" w:rsidP="00166E7C">
            <w:pPr>
              <w:rPr>
                <w:rFonts w:cs="Arial"/>
                <w:color w:val="000000"/>
                <w:szCs w:val="22"/>
                <w:lang w:val="en-US"/>
              </w:rPr>
            </w:pPr>
            <w:proofErr w:type="spellStart"/>
            <w:r w:rsidRPr="00F0401A">
              <w:rPr>
                <w:rFonts w:cs="Arial"/>
                <w:color w:val="000000"/>
                <w:szCs w:val="22"/>
                <w:lang w:val="en-US"/>
              </w:rPr>
              <w:t>DROP_SRVCC_TERMINATE_VOLTE_IMS_norm</w:t>
            </w:r>
            <w:proofErr w:type="spellEnd"/>
          </w:p>
        </w:tc>
        <w:tc>
          <w:tcPr>
            <w:tcW w:w="1726" w:type="dxa"/>
            <w:tcBorders>
              <w:top w:val="nil"/>
              <w:left w:val="nil"/>
              <w:bottom w:val="single" w:sz="4" w:space="0" w:color="auto"/>
              <w:right w:val="single" w:sz="4" w:space="0" w:color="auto"/>
            </w:tcBorders>
            <w:shd w:val="clear" w:color="auto" w:fill="auto"/>
            <w:noWrap/>
            <w:vAlign w:val="bottom"/>
            <w:hideMark/>
          </w:tcPr>
          <w:p w14:paraId="657AC956"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45326603"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1523F92D" w14:textId="77777777" w:rsidR="009B6167" w:rsidRPr="00F0401A" w:rsidRDefault="009B6167" w:rsidP="00166E7C">
            <w:pPr>
              <w:rPr>
                <w:rFonts w:cs="Arial"/>
                <w:color w:val="000000"/>
                <w:szCs w:val="22"/>
                <w:lang w:val="en-US"/>
              </w:rPr>
            </w:pPr>
            <w:proofErr w:type="spellStart"/>
            <w:r w:rsidRPr="00F0401A">
              <w:rPr>
                <w:rFonts w:cs="Arial"/>
                <w:color w:val="000000"/>
                <w:szCs w:val="22"/>
                <w:lang w:val="en-US"/>
              </w:rPr>
              <w:t>sum_norm</w:t>
            </w:r>
            <w:proofErr w:type="spellEnd"/>
          </w:p>
        </w:tc>
        <w:tc>
          <w:tcPr>
            <w:tcW w:w="1726" w:type="dxa"/>
            <w:tcBorders>
              <w:top w:val="nil"/>
              <w:left w:val="nil"/>
              <w:bottom w:val="single" w:sz="4" w:space="0" w:color="auto"/>
              <w:right w:val="single" w:sz="4" w:space="0" w:color="auto"/>
            </w:tcBorders>
            <w:shd w:val="clear" w:color="auto" w:fill="auto"/>
            <w:noWrap/>
            <w:vAlign w:val="bottom"/>
            <w:hideMark/>
          </w:tcPr>
          <w:p w14:paraId="201AF4EA" w14:textId="77777777" w:rsidR="009B6167" w:rsidRPr="00F0401A" w:rsidRDefault="009B6167" w:rsidP="00166E7C">
            <w:pPr>
              <w:rPr>
                <w:rFonts w:cs="Arial"/>
                <w:color w:val="000000"/>
                <w:szCs w:val="22"/>
                <w:lang w:val="en-US"/>
              </w:rPr>
            </w:pPr>
            <w:r w:rsidRPr="00F0401A">
              <w:rPr>
                <w:rFonts w:cs="Arial"/>
                <w:color w:val="000000"/>
                <w:szCs w:val="22"/>
                <w:lang w:val="en-US"/>
              </w:rPr>
              <w:t> </w:t>
            </w:r>
          </w:p>
        </w:tc>
      </w:tr>
      <w:tr w:rsidR="009B6167" w:rsidRPr="00F0401A" w14:paraId="1327CF55"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398052FD" w14:textId="77777777" w:rsidR="009B6167" w:rsidRPr="00F0401A" w:rsidRDefault="009B6167" w:rsidP="00166E7C">
            <w:pPr>
              <w:rPr>
                <w:rFonts w:cs="Arial"/>
                <w:color w:val="000000"/>
                <w:szCs w:val="22"/>
                <w:lang w:val="en-US"/>
              </w:rPr>
            </w:pPr>
            <w:r w:rsidRPr="00F0401A">
              <w:rPr>
                <w:rFonts w:cs="Arial"/>
                <w:color w:val="000000"/>
                <w:szCs w:val="22"/>
                <w:lang w:val="en-US"/>
              </w:rPr>
              <w:t>Band</w:t>
            </w:r>
          </w:p>
        </w:tc>
        <w:tc>
          <w:tcPr>
            <w:tcW w:w="1726" w:type="dxa"/>
            <w:tcBorders>
              <w:top w:val="nil"/>
              <w:left w:val="nil"/>
              <w:bottom w:val="single" w:sz="4" w:space="0" w:color="auto"/>
              <w:right w:val="single" w:sz="4" w:space="0" w:color="auto"/>
            </w:tcBorders>
            <w:shd w:val="clear" w:color="auto" w:fill="auto"/>
            <w:noWrap/>
            <w:vAlign w:val="bottom"/>
            <w:hideMark/>
          </w:tcPr>
          <w:p w14:paraId="0AFC7BD8" w14:textId="77777777" w:rsidR="009B6167" w:rsidRPr="00F0401A" w:rsidRDefault="009B6167" w:rsidP="00166E7C">
            <w:pPr>
              <w:rPr>
                <w:rFonts w:cs="Arial"/>
                <w:color w:val="000000"/>
                <w:szCs w:val="22"/>
                <w:lang w:val="en-US"/>
              </w:rPr>
            </w:pPr>
            <w:r w:rsidRPr="00F0401A">
              <w:rPr>
                <w:rFonts w:cs="Arial"/>
                <w:color w:val="000000"/>
                <w:szCs w:val="22"/>
                <w:lang w:val="en-US"/>
              </w:rPr>
              <w:t xml:space="preserve"> Bands on which the cell is configured </w:t>
            </w:r>
          </w:p>
        </w:tc>
      </w:tr>
      <w:tr w:rsidR="009B6167" w:rsidRPr="00F0401A" w14:paraId="1D633756" w14:textId="77777777" w:rsidTr="009B6167">
        <w:trPr>
          <w:trHeight w:val="297"/>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7949BCC1" w14:textId="77777777" w:rsidR="009B6167" w:rsidRPr="00F0401A" w:rsidRDefault="009B6167" w:rsidP="00166E7C">
            <w:pPr>
              <w:rPr>
                <w:rFonts w:cs="Arial"/>
                <w:color w:val="000000"/>
                <w:szCs w:val="22"/>
                <w:lang w:val="en-US"/>
              </w:rPr>
            </w:pPr>
            <w:proofErr w:type="spellStart"/>
            <w:r w:rsidRPr="00F0401A">
              <w:rPr>
                <w:rFonts w:cs="Arial"/>
                <w:color w:val="000000"/>
                <w:szCs w:val="22"/>
                <w:lang w:val="en-US"/>
              </w:rPr>
              <w:t>start_date</w:t>
            </w:r>
            <w:proofErr w:type="spellEnd"/>
          </w:p>
        </w:tc>
        <w:tc>
          <w:tcPr>
            <w:tcW w:w="1726" w:type="dxa"/>
            <w:tcBorders>
              <w:top w:val="nil"/>
              <w:left w:val="nil"/>
              <w:bottom w:val="single" w:sz="4" w:space="0" w:color="auto"/>
              <w:right w:val="single" w:sz="4" w:space="0" w:color="auto"/>
            </w:tcBorders>
            <w:shd w:val="clear" w:color="auto" w:fill="auto"/>
            <w:noWrap/>
            <w:vAlign w:val="bottom"/>
            <w:hideMark/>
          </w:tcPr>
          <w:p w14:paraId="1CDB1FE4" w14:textId="77777777" w:rsidR="009B6167" w:rsidRPr="00F0401A" w:rsidRDefault="009B6167" w:rsidP="00166E7C">
            <w:pPr>
              <w:keepNext/>
              <w:rPr>
                <w:rFonts w:cs="Arial"/>
                <w:color w:val="000000"/>
                <w:szCs w:val="22"/>
                <w:lang w:val="en-US"/>
              </w:rPr>
            </w:pPr>
            <w:r w:rsidRPr="00F0401A">
              <w:rPr>
                <w:rFonts w:cs="Arial"/>
                <w:color w:val="000000"/>
                <w:szCs w:val="22"/>
                <w:lang w:val="en-US"/>
              </w:rPr>
              <w:t xml:space="preserve"> Date on which the data is collected </w:t>
            </w:r>
          </w:p>
        </w:tc>
      </w:tr>
    </w:tbl>
    <w:p w14:paraId="617ED581" w14:textId="77777777" w:rsidR="009B6167" w:rsidRPr="009B6167" w:rsidRDefault="009B6167" w:rsidP="009B6167">
      <w:pPr>
        <w:pStyle w:val="BodyText"/>
      </w:pPr>
    </w:p>
    <w:p w14:paraId="0A519558" w14:textId="77777777" w:rsidR="004C2E16" w:rsidRPr="00F0401A" w:rsidRDefault="004C2E16" w:rsidP="004C2E16">
      <w:pPr>
        <w:pStyle w:val="BodyText"/>
        <w:rPr>
          <w:rFonts w:cs="Arial"/>
          <w:szCs w:val="22"/>
        </w:rPr>
      </w:pPr>
    </w:p>
    <w:p w14:paraId="2D6B1AE8" w14:textId="322CABA5" w:rsidR="007054C3" w:rsidRPr="00F0401A" w:rsidRDefault="00527696" w:rsidP="00527696">
      <w:pPr>
        <w:pStyle w:val="Caption"/>
      </w:pPr>
      <w:r>
        <w:t xml:space="preserve">Table </w:t>
      </w:r>
      <w:r w:rsidR="009B1024">
        <w:fldChar w:fldCharType="begin"/>
      </w:r>
      <w:r w:rsidR="009B1024">
        <w:instrText xml:space="preserve"> SEQ Table \* ARABIC </w:instrText>
      </w:r>
      <w:r w:rsidR="009B1024">
        <w:fldChar w:fldCharType="separate"/>
      </w:r>
      <w:r w:rsidR="00C850A7">
        <w:rPr>
          <w:noProof/>
        </w:rPr>
        <w:t>6</w:t>
      </w:r>
      <w:r w:rsidR="009B1024">
        <w:rPr>
          <w:noProof/>
        </w:rPr>
        <w:fldChar w:fldCharType="end"/>
      </w:r>
      <w:r>
        <w:t>: data field definitions of cell incidence parameters</w:t>
      </w:r>
    </w:p>
    <w:p w14:paraId="337B34D6" w14:textId="2D226AB0" w:rsidR="007054C3" w:rsidRDefault="007054C3" w:rsidP="007054C3">
      <w:pPr>
        <w:pStyle w:val="Heading2"/>
      </w:pPr>
      <w:bookmarkStart w:id="57" w:name="_Toc10641091"/>
      <w:r>
        <w:t>Month wise record detail</w:t>
      </w:r>
      <w:bookmarkEnd w:id="57"/>
    </w:p>
    <w:p w14:paraId="1C63A527" w14:textId="77777777" w:rsidR="007054C3" w:rsidRPr="007054C3" w:rsidRDefault="007054C3" w:rsidP="007054C3">
      <w:pPr>
        <w:pStyle w:val="BodyText"/>
      </w:pPr>
    </w:p>
    <w:p w14:paraId="00F407F5" w14:textId="6049B61F" w:rsidR="007054C3" w:rsidRPr="00F0401A" w:rsidRDefault="007054C3" w:rsidP="007054C3">
      <w:pPr>
        <w:pStyle w:val="Caption"/>
        <w:keepNext/>
        <w:rPr>
          <w:rFonts w:cs="Arial"/>
          <w:sz w:val="22"/>
          <w:szCs w:val="22"/>
        </w:rPr>
      </w:pPr>
    </w:p>
    <w:tbl>
      <w:tblPr>
        <w:tblW w:w="10472" w:type="dxa"/>
        <w:tblLook w:val="04A0" w:firstRow="1" w:lastRow="0" w:firstColumn="1" w:lastColumn="0" w:noHBand="0" w:noVBand="1"/>
      </w:tblPr>
      <w:tblGrid>
        <w:gridCol w:w="3694"/>
        <w:gridCol w:w="805"/>
        <w:gridCol w:w="810"/>
        <w:gridCol w:w="810"/>
        <w:gridCol w:w="1170"/>
        <w:gridCol w:w="3183"/>
      </w:tblGrid>
      <w:tr w:rsidR="007054C3" w:rsidRPr="00F0401A" w14:paraId="649E9926" w14:textId="77777777" w:rsidTr="001922DF">
        <w:trPr>
          <w:trHeight w:val="294"/>
        </w:trPr>
        <w:tc>
          <w:tcPr>
            <w:tcW w:w="36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E1F508" w14:textId="77777777" w:rsidR="007054C3" w:rsidRPr="00F0401A" w:rsidRDefault="007054C3" w:rsidP="001922DF">
            <w:pPr>
              <w:jc w:val="center"/>
              <w:rPr>
                <w:rFonts w:cs="Arial"/>
                <w:b/>
                <w:bCs/>
                <w:color w:val="000000"/>
                <w:szCs w:val="22"/>
                <w:lang w:val="en-US"/>
              </w:rPr>
            </w:pPr>
            <w:r w:rsidRPr="00F0401A">
              <w:rPr>
                <w:rFonts w:cs="Arial"/>
                <w:b/>
                <w:bCs/>
                <w:color w:val="000000"/>
                <w:szCs w:val="22"/>
                <w:lang w:val="en-US"/>
              </w:rPr>
              <w:t xml:space="preserve">Data sets </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14:paraId="73820221" w14:textId="77777777" w:rsidR="007054C3" w:rsidRPr="00F0401A" w:rsidRDefault="007054C3" w:rsidP="001922DF">
            <w:pPr>
              <w:jc w:val="center"/>
              <w:rPr>
                <w:rFonts w:cs="Arial"/>
                <w:b/>
                <w:bCs/>
                <w:color w:val="000000"/>
                <w:szCs w:val="22"/>
                <w:lang w:val="en-US"/>
              </w:rPr>
            </w:pPr>
            <w:r w:rsidRPr="00F0401A">
              <w:rPr>
                <w:rFonts w:cs="Arial"/>
                <w:b/>
                <w:bCs/>
                <w:color w:val="000000"/>
                <w:szCs w:val="22"/>
                <w:lang w:val="en-US"/>
              </w:rPr>
              <w:t># Days band 2100</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14:paraId="5D98A99B" w14:textId="77777777" w:rsidR="007054C3" w:rsidRPr="00F0401A" w:rsidRDefault="007054C3" w:rsidP="001922DF">
            <w:pPr>
              <w:jc w:val="center"/>
              <w:rPr>
                <w:rFonts w:cs="Arial"/>
                <w:b/>
                <w:bCs/>
                <w:color w:val="000000"/>
                <w:szCs w:val="22"/>
                <w:lang w:val="en-US"/>
              </w:rPr>
            </w:pPr>
            <w:r w:rsidRPr="00F0401A">
              <w:rPr>
                <w:rFonts w:cs="Arial"/>
                <w:b/>
                <w:bCs/>
                <w:color w:val="000000"/>
                <w:szCs w:val="22"/>
                <w:lang w:val="en-US"/>
              </w:rPr>
              <w:t xml:space="preserve"> # Days</w:t>
            </w:r>
          </w:p>
          <w:p w14:paraId="44AF7A0C" w14:textId="77777777" w:rsidR="007054C3" w:rsidRPr="00F0401A" w:rsidRDefault="007054C3" w:rsidP="001922DF">
            <w:pPr>
              <w:jc w:val="center"/>
              <w:rPr>
                <w:rFonts w:cs="Arial"/>
                <w:b/>
                <w:bCs/>
                <w:color w:val="000000"/>
                <w:szCs w:val="22"/>
                <w:lang w:val="en-US"/>
              </w:rPr>
            </w:pPr>
            <w:r w:rsidRPr="00F0401A">
              <w:rPr>
                <w:rFonts w:cs="Arial"/>
                <w:b/>
                <w:bCs/>
                <w:color w:val="000000"/>
                <w:szCs w:val="22"/>
                <w:lang w:val="en-US"/>
              </w:rPr>
              <w:t>band 1900</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14:paraId="1AE9F6ED" w14:textId="77777777" w:rsidR="007054C3" w:rsidRPr="00F0401A" w:rsidRDefault="007054C3" w:rsidP="001922DF">
            <w:pPr>
              <w:jc w:val="center"/>
              <w:rPr>
                <w:rFonts w:cs="Arial"/>
                <w:b/>
                <w:bCs/>
                <w:color w:val="000000"/>
                <w:szCs w:val="22"/>
                <w:lang w:val="en-US"/>
              </w:rPr>
            </w:pPr>
            <w:r w:rsidRPr="00F0401A">
              <w:rPr>
                <w:rFonts w:cs="Arial"/>
                <w:b/>
                <w:bCs/>
                <w:color w:val="000000"/>
                <w:szCs w:val="22"/>
                <w:lang w:val="en-US"/>
              </w:rPr>
              <w:t># Days band 700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1CB2B066" w14:textId="77777777" w:rsidR="007054C3" w:rsidRPr="00F0401A" w:rsidRDefault="007054C3" w:rsidP="001922DF">
            <w:pPr>
              <w:jc w:val="center"/>
              <w:rPr>
                <w:rFonts w:cs="Arial"/>
                <w:b/>
                <w:bCs/>
                <w:color w:val="000000"/>
                <w:szCs w:val="22"/>
                <w:lang w:val="en-US"/>
              </w:rPr>
            </w:pPr>
            <w:r w:rsidRPr="00F0401A">
              <w:rPr>
                <w:rFonts w:cs="Arial"/>
                <w:b/>
                <w:bCs/>
                <w:color w:val="000000"/>
                <w:szCs w:val="22"/>
                <w:lang w:val="en-US"/>
              </w:rPr>
              <w:t># Records</w:t>
            </w:r>
          </w:p>
        </w:tc>
        <w:tc>
          <w:tcPr>
            <w:tcW w:w="3183" w:type="dxa"/>
            <w:tcBorders>
              <w:top w:val="single" w:sz="4" w:space="0" w:color="auto"/>
              <w:left w:val="nil"/>
              <w:bottom w:val="single" w:sz="4" w:space="0" w:color="auto"/>
              <w:right w:val="single" w:sz="4" w:space="0" w:color="auto"/>
            </w:tcBorders>
            <w:vAlign w:val="bottom"/>
          </w:tcPr>
          <w:p w14:paraId="0E260BC7" w14:textId="77777777" w:rsidR="007054C3" w:rsidRPr="00F0401A" w:rsidRDefault="007054C3" w:rsidP="001922DF">
            <w:pPr>
              <w:jc w:val="center"/>
              <w:rPr>
                <w:rFonts w:cs="Arial"/>
                <w:b/>
                <w:bCs/>
                <w:color w:val="000000"/>
                <w:szCs w:val="22"/>
                <w:lang w:val="en-US"/>
              </w:rPr>
            </w:pPr>
            <w:r w:rsidRPr="00F0401A">
              <w:rPr>
                <w:rFonts w:cs="Arial"/>
                <w:b/>
                <w:bCs/>
                <w:color w:val="000000"/>
                <w:szCs w:val="22"/>
                <w:lang w:val="en-US"/>
              </w:rPr>
              <w:t xml:space="preserve">Comments/Missing days </w:t>
            </w:r>
          </w:p>
        </w:tc>
      </w:tr>
      <w:tr w:rsidR="007054C3" w:rsidRPr="00F0401A" w14:paraId="361197A7" w14:textId="77777777" w:rsidTr="001922DF">
        <w:trPr>
          <w:trHeight w:val="633"/>
        </w:trPr>
        <w:tc>
          <w:tcPr>
            <w:tcW w:w="3694" w:type="dxa"/>
            <w:tcBorders>
              <w:top w:val="nil"/>
              <w:left w:val="single" w:sz="4" w:space="0" w:color="auto"/>
              <w:bottom w:val="single" w:sz="4" w:space="0" w:color="auto"/>
              <w:right w:val="single" w:sz="4" w:space="0" w:color="auto"/>
            </w:tcBorders>
            <w:shd w:val="clear" w:color="auto" w:fill="auto"/>
            <w:vAlign w:val="bottom"/>
            <w:hideMark/>
          </w:tcPr>
          <w:p w14:paraId="33662810" w14:textId="77777777" w:rsidR="007054C3" w:rsidRPr="00F0401A" w:rsidRDefault="007054C3" w:rsidP="001922DF">
            <w:pPr>
              <w:rPr>
                <w:rFonts w:cs="Arial"/>
                <w:color w:val="000000"/>
                <w:szCs w:val="22"/>
                <w:lang w:val="en-US"/>
              </w:rPr>
            </w:pPr>
            <w:r w:rsidRPr="00F0401A">
              <w:rPr>
                <w:rFonts w:cs="Arial"/>
                <w:color w:val="000000"/>
                <w:szCs w:val="22"/>
                <w:lang w:val="en-US"/>
              </w:rPr>
              <w:t>incidents_IncidentId_Aug2018</w:t>
            </w:r>
          </w:p>
        </w:tc>
        <w:tc>
          <w:tcPr>
            <w:tcW w:w="805" w:type="dxa"/>
            <w:tcBorders>
              <w:top w:val="nil"/>
              <w:left w:val="nil"/>
              <w:bottom w:val="single" w:sz="4" w:space="0" w:color="auto"/>
              <w:right w:val="single" w:sz="4" w:space="0" w:color="auto"/>
            </w:tcBorders>
            <w:shd w:val="clear" w:color="auto" w:fill="auto"/>
            <w:noWrap/>
            <w:vAlign w:val="bottom"/>
            <w:hideMark/>
          </w:tcPr>
          <w:p w14:paraId="711BBECF"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31</w:t>
            </w:r>
          </w:p>
        </w:tc>
        <w:tc>
          <w:tcPr>
            <w:tcW w:w="810" w:type="dxa"/>
            <w:tcBorders>
              <w:top w:val="nil"/>
              <w:left w:val="nil"/>
              <w:bottom w:val="single" w:sz="4" w:space="0" w:color="auto"/>
              <w:right w:val="single" w:sz="4" w:space="0" w:color="auto"/>
            </w:tcBorders>
            <w:shd w:val="clear" w:color="auto" w:fill="auto"/>
            <w:noWrap/>
            <w:vAlign w:val="bottom"/>
            <w:hideMark/>
          </w:tcPr>
          <w:p w14:paraId="5073F299"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31</w:t>
            </w:r>
          </w:p>
        </w:tc>
        <w:tc>
          <w:tcPr>
            <w:tcW w:w="810" w:type="dxa"/>
            <w:tcBorders>
              <w:top w:val="nil"/>
              <w:left w:val="nil"/>
              <w:bottom w:val="single" w:sz="4" w:space="0" w:color="auto"/>
              <w:right w:val="single" w:sz="4" w:space="0" w:color="auto"/>
            </w:tcBorders>
            <w:shd w:val="clear" w:color="auto" w:fill="auto"/>
            <w:noWrap/>
            <w:vAlign w:val="bottom"/>
            <w:hideMark/>
          </w:tcPr>
          <w:p w14:paraId="0B2ECAE6"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31</w:t>
            </w:r>
          </w:p>
        </w:tc>
        <w:tc>
          <w:tcPr>
            <w:tcW w:w="1170" w:type="dxa"/>
            <w:tcBorders>
              <w:top w:val="nil"/>
              <w:left w:val="nil"/>
              <w:bottom w:val="single" w:sz="4" w:space="0" w:color="auto"/>
              <w:right w:val="single" w:sz="4" w:space="0" w:color="auto"/>
            </w:tcBorders>
            <w:shd w:val="clear" w:color="auto" w:fill="auto"/>
            <w:vAlign w:val="bottom"/>
          </w:tcPr>
          <w:p w14:paraId="1D2AA1F0" w14:textId="77777777" w:rsidR="007054C3" w:rsidRPr="00F0401A" w:rsidRDefault="007054C3" w:rsidP="001922DF">
            <w:pPr>
              <w:rPr>
                <w:rFonts w:cs="Arial"/>
                <w:color w:val="000000"/>
                <w:szCs w:val="22"/>
                <w:lang w:val="en-US"/>
              </w:rPr>
            </w:pPr>
            <w:r w:rsidRPr="00F0401A">
              <w:rPr>
                <w:rFonts w:cs="Arial"/>
                <w:color w:val="000000"/>
                <w:szCs w:val="22"/>
                <w:lang w:val="en-US"/>
              </w:rPr>
              <w:t xml:space="preserve">         308,883 </w:t>
            </w:r>
          </w:p>
        </w:tc>
        <w:tc>
          <w:tcPr>
            <w:tcW w:w="3183" w:type="dxa"/>
            <w:tcBorders>
              <w:top w:val="nil"/>
              <w:left w:val="nil"/>
              <w:bottom w:val="single" w:sz="4" w:space="0" w:color="auto"/>
              <w:right w:val="single" w:sz="4" w:space="0" w:color="auto"/>
            </w:tcBorders>
            <w:vAlign w:val="bottom"/>
          </w:tcPr>
          <w:p w14:paraId="07933980" w14:textId="77777777" w:rsidR="007054C3" w:rsidRPr="00F0401A" w:rsidRDefault="007054C3" w:rsidP="001922DF">
            <w:pPr>
              <w:rPr>
                <w:rFonts w:cs="Arial"/>
                <w:color w:val="000000"/>
                <w:szCs w:val="22"/>
                <w:lang w:val="en-US"/>
              </w:rPr>
            </w:pPr>
            <w:r w:rsidRPr="00F0401A">
              <w:rPr>
                <w:rFonts w:cs="Arial"/>
                <w:color w:val="000000"/>
                <w:szCs w:val="22"/>
                <w:lang w:val="en-US"/>
              </w:rPr>
              <w:t xml:space="preserve">No missing days </w:t>
            </w:r>
          </w:p>
        </w:tc>
      </w:tr>
      <w:tr w:rsidR="007054C3" w:rsidRPr="00F0401A" w14:paraId="6185CA5F" w14:textId="77777777" w:rsidTr="001922DF">
        <w:trPr>
          <w:trHeight w:val="696"/>
        </w:trPr>
        <w:tc>
          <w:tcPr>
            <w:tcW w:w="3694" w:type="dxa"/>
            <w:tcBorders>
              <w:top w:val="nil"/>
              <w:left w:val="single" w:sz="4" w:space="0" w:color="auto"/>
              <w:bottom w:val="single" w:sz="4" w:space="0" w:color="auto"/>
              <w:right w:val="single" w:sz="4" w:space="0" w:color="auto"/>
            </w:tcBorders>
            <w:shd w:val="clear" w:color="auto" w:fill="auto"/>
            <w:vAlign w:val="bottom"/>
            <w:hideMark/>
          </w:tcPr>
          <w:p w14:paraId="5BF3A554" w14:textId="77777777" w:rsidR="007054C3" w:rsidRPr="00F0401A" w:rsidRDefault="007054C3" w:rsidP="001922DF">
            <w:pPr>
              <w:rPr>
                <w:rFonts w:cs="Arial"/>
                <w:color w:val="000000"/>
                <w:szCs w:val="22"/>
                <w:lang w:val="en-US"/>
              </w:rPr>
            </w:pPr>
            <w:r w:rsidRPr="00F0401A">
              <w:rPr>
                <w:rFonts w:cs="Arial"/>
                <w:color w:val="000000"/>
                <w:szCs w:val="22"/>
                <w:lang w:val="en-US"/>
              </w:rPr>
              <w:t>incidents_IncidentId_Sep2018</w:t>
            </w:r>
          </w:p>
        </w:tc>
        <w:tc>
          <w:tcPr>
            <w:tcW w:w="805" w:type="dxa"/>
            <w:tcBorders>
              <w:top w:val="nil"/>
              <w:left w:val="nil"/>
              <w:bottom w:val="single" w:sz="4" w:space="0" w:color="auto"/>
              <w:right w:val="single" w:sz="4" w:space="0" w:color="auto"/>
            </w:tcBorders>
            <w:shd w:val="clear" w:color="auto" w:fill="auto"/>
            <w:vAlign w:val="bottom"/>
            <w:hideMark/>
          </w:tcPr>
          <w:p w14:paraId="2D1A622E"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29</w:t>
            </w:r>
          </w:p>
        </w:tc>
        <w:tc>
          <w:tcPr>
            <w:tcW w:w="810" w:type="dxa"/>
            <w:tcBorders>
              <w:top w:val="nil"/>
              <w:left w:val="nil"/>
              <w:bottom w:val="single" w:sz="4" w:space="0" w:color="auto"/>
              <w:right w:val="single" w:sz="4" w:space="0" w:color="auto"/>
            </w:tcBorders>
            <w:shd w:val="clear" w:color="auto" w:fill="auto"/>
            <w:vAlign w:val="bottom"/>
            <w:hideMark/>
          </w:tcPr>
          <w:p w14:paraId="6835504E"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29</w:t>
            </w:r>
          </w:p>
        </w:tc>
        <w:tc>
          <w:tcPr>
            <w:tcW w:w="810" w:type="dxa"/>
            <w:tcBorders>
              <w:top w:val="nil"/>
              <w:left w:val="nil"/>
              <w:bottom w:val="single" w:sz="4" w:space="0" w:color="auto"/>
              <w:right w:val="single" w:sz="4" w:space="0" w:color="auto"/>
            </w:tcBorders>
            <w:shd w:val="clear" w:color="auto" w:fill="auto"/>
            <w:vAlign w:val="bottom"/>
            <w:hideMark/>
          </w:tcPr>
          <w:p w14:paraId="6056B91E"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29</w:t>
            </w:r>
          </w:p>
        </w:tc>
        <w:tc>
          <w:tcPr>
            <w:tcW w:w="1170" w:type="dxa"/>
            <w:tcBorders>
              <w:top w:val="nil"/>
              <w:left w:val="nil"/>
              <w:bottom w:val="single" w:sz="4" w:space="0" w:color="auto"/>
              <w:right w:val="single" w:sz="4" w:space="0" w:color="auto"/>
            </w:tcBorders>
            <w:shd w:val="clear" w:color="auto" w:fill="auto"/>
            <w:vAlign w:val="bottom"/>
          </w:tcPr>
          <w:p w14:paraId="7A08AC9B" w14:textId="77777777" w:rsidR="007054C3" w:rsidRPr="00F0401A" w:rsidRDefault="007054C3" w:rsidP="001922DF">
            <w:pPr>
              <w:rPr>
                <w:rFonts w:cs="Arial"/>
                <w:color w:val="000000"/>
                <w:szCs w:val="22"/>
                <w:lang w:val="en-US"/>
              </w:rPr>
            </w:pPr>
            <w:r w:rsidRPr="00F0401A">
              <w:rPr>
                <w:rFonts w:cs="Arial"/>
                <w:color w:val="000000"/>
                <w:szCs w:val="22"/>
                <w:lang w:val="en-US"/>
              </w:rPr>
              <w:t xml:space="preserve">         287,352 </w:t>
            </w:r>
          </w:p>
        </w:tc>
        <w:tc>
          <w:tcPr>
            <w:tcW w:w="3183" w:type="dxa"/>
            <w:tcBorders>
              <w:top w:val="nil"/>
              <w:left w:val="nil"/>
              <w:bottom w:val="single" w:sz="4" w:space="0" w:color="auto"/>
              <w:right w:val="single" w:sz="4" w:space="0" w:color="auto"/>
            </w:tcBorders>
            <w:vAlign w:val="bottom"/>
          </w:tcPr>
          <w:p w14:paraId="39D2A80D" w14:textId="77777777" w:rsidR="007054C3" w:rsidRPr="00F0401A" w:rsidRDefault="007054C3" w:rsidP="001922DF">
            <w:pPr>
              <w:rPr>
                <w:rFonts w:cs="Arial"/>
                <w:color w:val="000000"/>
                <w:szCs w:val="22"/>
                <w:lang w:val="en-US"/>
              </w:rPr>
            </w:pPr>
            <w:r w:rsidRPr="00F0401A">
              <w:rPr>
                <w:rFonts w:cs="Arial"/>
                <w:color w:val="000000"/>
                <w:szCs w:val="22"/>
                <w:lang w:val="en-US"/>
              </w:rPr>
              <w:t>8th September missing across all bands including band "0" and band "1900_2"</w:t>
            </w:r>
          </w:p>
        </w:tc>
      </w:tr>
      <w:tr w:rsidR="007054C3" w:rsidRPr="00F0401A" w14:paraId="0C787972" w14:textId="77777777" w:rsidTr="001922DF">
        <w:trPr>
          <w:trHeight w:val="882"/>
        </w:trPr>
        <w:tc>
          <w:tcPr>
            <w:tcW w:w="3694" w:type="dxa"/>
            <w:tcBorders>
              <w:top w:val="nil"/>
              <w:left w:val="single" w:sz="4" w:space="0" w:color="auto"/>
              <w:bottom w:val="single" w:sz="4" w:space="0" w:color="auto"/>
              <w:right w:val="single" w:sz="4" w:space="0" w:color="auto"/>
            </w:tcBorders>
            <w:shd w:val="clear" w:color="auto" w:fill="auto"/>
            <w:vAlign w:val="bottom"/>
            <w:hideMark/>
          </w:tcPr>
          <w:p w14:paraId="64B17B92" w14:textId="77777777" w:rsidR="007054C3" w:rsidRPr="00F0401A" w:rsidRDefault="007054C3" w:rsidP="001922DF">
            <w:pPr>
              <w:rPr>
                <w:rFonts w:cs="Arial"/>
                <w:color w:val="000000"/>
                <w:szCs w:val="22"/>
                <w:lang w:val="en-US"/>
              </w:rPr>
            </w:pPr>
            <w:r w:rsidRPr="00F0401A">
              <w:rPr>
                <w:rFonts w:cs="Arial"/>
                <w:color w:val="000000"/>
                <w:szCs w:val="22"/>
                <w:lang w:val="en-US"/>
              </w:rPr>
              <w:t>incidents_IncidentId_Oct2018</w:t>
            </w:r>
          </w:p>
        </w:tc>
        <w:tc>
          <w:tcPr>
            <w:tcW w:w="805" w:type="dxa"/>
            <w:tcBorders>
              <w:top w:val="nil"/>
              <w:left w:val="nil"/>
              <w:bottom w:val="single" w:sz="4" w:space="0" w:color="auto"/>
              <w:right w:val="single" w:sz="4" w:space="0" w:color="auto"/>
            </w:tcBorders>
            <w:shd w:val="clear" w:color="auto" w:fill="auto"/>
            <w:vAlign w:val="bottom"/>
            <w:hideMark/>
          </w:tcPr>
          <w:p w14:paraId="07DE80CF"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28</w:t>
            </w:r>
          </w:p>
        </w:tc>
        <w:tc>
          <w:tcPr>
            <w:tcW w:w="810" w:type="dxa"/>
            <w:tcBorders>
              <w:top w:val="nil"/>
              <w:left w:val="nil"/>
              <w:bottom w:val="single" w:sz="4" w:space="0" w:color="auto"/>
              <w:right w:val="single" w:sz="4" w:space="0" w:color="auto"/>
            </w:tcBorders>
            <w:shd w:val="clear" w:color="auto" w:fill="auto"/>
            <w:vAlign w:val="bottom"/>
            <w:hideMark/>
          </w:tcPr>
          <w:p w14:paraId="7E0046D5"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28</w:t>
            </w:r>
          </w:p>
        </w:tc>
        <w:tc>
          <w:tcPr>
            <w:tcW w:w="810" w:type="dxa"/>
            <w:tcBorders>
              <w:top w:val="nil"/>
              <w:left w:val="nil"/>
              <w:bottom w:val="single" w:sz="4" w:space="0" w:color="auto"/>
              <w:right w:val="single" w:sz="4" w:space="0" w:color="auto"/>
            </w:tcBorders>
            <w:shd w:val="clear" w:color="auto" w:fill="auto"/>
            <w:vAlign w:val="bottom"/>
            <w:hideMark/>
          </w:tcPr>
          <w:p w14:paraId="6BAA5E13"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28</w:t>
            </w:r>
          </w:p>
        </w:tc>
        <w:tc>
          <w:tcPr>
            <w:tcW w:w="1170" w:type="dxa"/>
            <w:tcBorders>
              <w:top w:val="nil"/>
              <w:left w:val="nil"/>
              <w:bottom w:val="single" w:sz="4" w:space="0" w:color="auto"/>
              <w:right w:val="single" w:sz="4" w:space="0" w:color="auto"/>
            </w:tcBorders>
            <w:shd w:val="clear" w:color="auto" w:fill="auto"/>
            <w:vAlign w:val="bottom"/>
          </w:tcPr>
          <w:p w14:paraId="01E7F31F" w14:textId="77777777" w:rsidR="007054C3" w:rsidRPr="00F0401A" w:rsidRDefault="007054C3" w:rsidP="001922DF">
            <w:pPr>
              <w:rPr>
                <w:rFonts w:cs="Arial"/>
                <w:color w:val="000000"/>
                <w:szCs w:val="22"/>
                <w:lang w:val="en-US"/>
              </w:rPr>
            </w:pPr>
            <w:r w:rsidRPr="00F0401A">
              <w:rPr>
                <w:rFonts w:cs="Arial"/>
                <w:color w:val="000000"/>
                <w:szCs w:val="22"/>
                <w:lang w:val="en-US"/>
              </w:rPr>
              <w:t xml:space="preserve">         287,654 </w:t>
            </w:r>
          </w:p>
        </w:tc>
        <w:tc>
          <w:tcPr>
            <w:tcW w:w="3183" w:type="dxa"/>
            <w:tcBorders>
              <w:top w:val="nil"/>
              <w:left w:val="nil"/>
              <w:bottom w:val="single" w:sz="4" w:space="0" w:color="auto"/>
              <w:right w:val="single" w:sz="4" w:space="0" w:color="auto"/>
            </w:tcBorders>
            <w:vAlign w:val="bottom"/>
          </w:tcPr>
          <w:p w14:paraId="3A669540" w14:textId="77777777" w:rsidR="007054C3" w:rsidRPr="00F0401A" w:rsidRDefault="007054C3" w:rsidP="001922DF">
            <w:pPr>
              <w:rPr>
                <w:rFonts w:cs="Arial"/>
                <w:color w:val="000000"/>
                <w:szCs w:val="22"/>
                <w:lang w:val="en-US"/>
              </w:rPr>
            </w:pPr>
            <w:r w:rsidRPr="00F0401A">
              <w:rPr>
                <w:rFonts w:cs="Arial"/>
                <w:color w:val="000000"/>
                <w:szCs w:val="22"/>
                <w:lang w:val="en-US"/>
              </w:rPr>
              <w:t>29th, 30th and 31st Oct data is missing across all the bands including "0" and "1900_2"</w:t>
            </w:r>
          </w:p>
        </w:tc>
      </w:tr>
      <w:tr w:rsidR="007054C3" w:rsidRPr="00F0401A" w14:paraId="72267615" w14:textId="77777777" w:rsidTr="001922DF">
        <w:trPr>
          <w:trHeight w:val="723"/>
        </w:trPr>
        <w:tc>
          <w:tcPr>
            <w:tcW w:w="3694" w:type="dxa"/>
            <w:tcBorders>
              <w:top w:val="nil"/>
              <w:left w:val="single" w:sz="4" w:space="0" w:color="auto"/>
              <w:bottom w:val="single" w:sz="4" w:space="0" w:color="auto"/>
              <w:right w:val="single" w:sz="4" w:space="0" w:color="auto"/>
            </w:tcBorders>
            <w:shd w:val="clear" w:color="auto" w:fill="auto"/>
            <w:vAlign w:val="bottom"/>
            <w:hideMark/>
          </w:tcPr>
          <w:p w14:paraId="04D7AF95" w14:textId="77777777" w:rsidR="007054C3" w:rsidRPr="00F0401A" w:rsidRDefault="007054C3" w:rsidP="001922DF">
            <w:pPr>
              <w:rPr>
                <w:rFonts w:cs="Arial"/>
                <w:color w:val="000000"/>
                <w:szCs w:val="22"/>
                <w:lang w:val="en-US"/>
              </w:rPr>
            </w:pPr>
            <w:r w:rsidRPr="00F0401A">
              <w:rPr>
                <w:rFonts w:cs="Arial"/>
                <w:color w:val="000000"/>
                <w:szCs w:val="22"/>
                <w:lang w:val="en-US"/>
              </w:rPr>
              <w:t>incidents_IncidentId_Nov2018</w:t>
            </w:r>
          </w:p>
        </w:tc>
        <w:tc>
          <w:tcPr>
            <w:tcW w:w="805" w:type="dxa"/>
            <w:tcBorders>
              <w:top w:val="nil"/>
              <w:left w:val="nil"/>
              <w:bottom w:val="single" w:sz="4" w:space="0" w:color="auto"/>
              <w:right w:val="single" w:sz="4" w:space="0" w:color="auto"/>
            </w:tcBorders>
            <w:shd w:val="clear" w:color="auto" w:fill="auto"/>
            <w:vAlign w:val="bottom"/>
            <w:hideMark/>
          </w:tcPr>
          <w:p w14:paraId="61779E33"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29</w:t>
            </w:r>
          </w:p>
        </w:tc>
        <w:tc>
          <w:tcPr>
            <w:tcW w:w="810" w:type="dxa"/>
            <w:tcBorders>
              <w:top w:val="nil"/>
              <w:left w:val="nil"/>
              <w:bottom w:val="single" w:sz="4" w:space="0" w:color="auto"/>
              <w:right w:val="single" w:sz="4" w:space="0" w:color="auto"/>
            </w:tcBorders>
            <w:shd w:val="clear" w:color="auto" w:fill="auto"/>
            <w:vAlign w:val="bottom"/>
            <w:hideMark/>
          </w:tcPr>
          <w:p w14:paraId="44FCF7C6"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29</w:t>
            </w:r>
          </w:p>
        </w:tc>
        <w:tc>
          <w:tcPr>
            <w:tcW w:w="810" w:type="dxa"/>
            <w:tcBorders>
              <w:top w:val="nil"/>
              <w:left w:val="nil"/>
              <w:bottom w:val="single" w:sz="4" w:space="0" w:color="auto"/>
              <w:right w:val="single" w:sz="4" w:space="0" w:color="auto"/>
            </w:tcBorders>
            <w:shd w:val="clear" w:color="auto" w:fill="auto"/>
            <w:vAlign w:val="bottom"/>
            <w:hideMark/>
          </w:tcPr>
          <w:p w14:paraId="37BA3A53"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29</w:t>
            </w:r>
          </w:p>
        </w:tc>
        <w:tc>
          <w:tcPr>
            <w:tcW w:w="1170" w:type="dxa"/>
            <w:tcBorders>
              <w:top w:val="nil"/>
              <w:left w:val="nil"/>
              <w:bottom w:val="single" w:sz="4" w:space="0" w:color="auto"/>
              <w:right w:val="single" w:sz="4" w:space="0" w:color="auto"/>
            </w:tcBorders>
            <w:shd w:val="clear" w:color="auto" w:fill="auto"/>
            <w:vAlign w:val="bottom"/>
          </w:tcPr>
          <w:p w14:paraId="7E5C625B" w14:textId="77777777" w:rsidR="007054C3" w:rsidRPr="00F0401A" w:rsidRDefault="007054C3" w:rsidP="001922DF">
            <w:pPr>
              <w:rPr>
                <w:rFonts w:cs="Arial"/>
                <w:color w:val="000000"/>
                <w:szCs w:val="22"/>
                <w:lang w:val="en-US"/>
              </w:rPr>
            </w:pPr>
            <w:r w:rsidRPr="00F0401A">
              <w:rPr>
                <w:rFonts w:cs="Arial"/>
                <w:color w:val="000000"/>
                <w:szCs w:val="22"/>
                <w:lang w:val="en-US"/>
              </w:rPr>
              <w:t xml:space="preserve">         306,692 </w:t>
            </w:r>
          </w:p>
        </w:tc>
        <w:tc>
          <w:tcPr>
            <w:tcW w:w="3183" w:type="dxa"/>
            <w:tcBorders>
              <w:top w:val="nil"/>
              <w:left w:val="nil"/>
              <w:bottom w:val="single" w:sz="4" w:space="0" w:color="auto"/>
              <w:right w:val="single" w:sz="4" w:space="0" w:color="auto"/>
            </w:tcBorders>
            <w:vAlign w:val="bottom"/>
          </w:tcPr>
          <w:p w14:paraId="393645F4" w14:textId="77777777" w:rsidR="007054C3" w:rsidRPr="00F0401A" w:rsidRDefault="007054C3" w:rsidP="001922DF">
            <w:pPr>
              <w:rPr>
                <w:rFonts w:cs="Arial"/>
                <w:color w:val="000000"/>
                <w:szCs w:val="22"/>
                <w:lang w:val="en-US"/>
              </w:rPr>
            </w:pPr>
            <w:r w:rsidRPr="00F0401A">
              <w:rPr>
                <w:rFonts w:cs="Arial"/>
                <w:color w:val="000000"/>
                <w:szCs w:val="22"/>
                <w:lang w:val="en-US"/>
              </w:rPr>
              <w:t>28th Nov data is missing across all the bands including "0" and "1900_2"</w:t>
            </w:r>
          </w:p>
        </w:tc>
      </w:tr>
      <w:tr w:rsidR="007054C3" w:rsidRPr="00F0401A" w14:paraId="7C173258" w14:textId="77777777" w:rsidTr="001922DF">
        <w:trPr>
          <w:trHeight w:val="714"/>
        </w:trPr>
        <w:tc>
          <w:tcPr>
            <w:tcW w:w="3694" w:type="dxa"/>
            <w:tcBorders>
              <w:top w:val="nil"/>
              <w:left w:val="single" w:sz="4" w:space="0" w:color="auto"/>
              <w:bottom w:val="single" w:sz="4" w:space="0" w:color="auto"/>
              <w:right w:val="single" w:sz="4" w:space="0" w:color="auto"/>
            </w:tcBorders>
            <w:shd w:val="clear" w:color="auto" w:fill="auto"/>
            <w:vAlign w:val="bottom"/>
            <w:hideMark/>
          </w:tcPr>
          <w:p w14:paraId="488CF8AB" w14:textId="77777777" w:rsidR="007054C3" w:rsidRPr="00F0401A" w:rsidRDefault="007054C3" w:rsidP="001922DF">
            <w:pPr>
              <w:rPr>
                <w:rFonts w:cs="Arial"/>
                <w:color w:val="000000"/>
                <w:szCs w:val="22"/>
                <w:lang w:val="en-US"/>
              </w:rPr>
            </w:pPr>
            <w:r w:rsidRPr="00F0401A">
              <w:rPr>
                <w:rFonts w:cs="Arial"/>
                <w:color w:val="000000"/>
                <w:szCs w:val="22"/>
                <w:lang w:val="en-US"/>
              </w:rPr>
              <w:t>incidents_IncidentId_Dec2018</w:t>
            </w:r>
          </w:p>
        </w:tc>
        <w:tc>
          <w:tcPr>
            <w:tcW w:w="805" w:type="dxa"/>
            <w:tcBorders>
              <w:top w:val="nil"/>
              <w:left w:val="nil"/>
              <w:bottom w:val="single" w:sz="4" w:space="0" w:color="auto"/>
              <w:right w:val="single" w:sz="4" w:space="0" w:color="auto"/>
            </w:tcBorders>
            <w:shd w:val="clear" w:color="auto" w:fill="auto"/>
            <w:vAlign w:val="bottom"/>
            <w:hideMark/>
          </w:tcPr>
          <w:p w14:paraId="632C8778"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30</w:t>
            </w:r>
          </w:p>
        </w:tc>
        <w:tc>
          <w:tcPr>
            <w:tcW w:w="810" w:type="dxa"/>
            <w:tcBorders>
              <w:top w:val="nil"/>
              <w:left w:val="nil"/>
              <w:bottom w:val="single" w:sz="4" w:space="0" w:color="auto"/>
              <w:right w:val="single" w:sz="4" w:space="0" w:color="auto"/>
            </w:tcBorders>
            <w:shd w:val="clear" w:color="auto" w:fill="auto"/>
            <w:vAlign w:val="bottom"/>
            <w:hideMark/>
          </w:tcPr>
          <w:p w14:paraId="3E55EE25"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30</w:t>
            </w:r>
          </w:p>
        </w:tc>
        <w:tc>
          <w:tcPr>
            <w:tcW w:w="810" w:type="dxa"/>
            <w:tcBorders>
              <w:top w:val="nil"/>
              <w:left w:val="nil"/>
              <w:bottom w:val="single" w:sz="4" w:space="0" w:color="auto"/>
              <w:right w:val="single" w:sz="4" w:space="0" w:color="auto"/>
            </w:tcBorders>
            <w:shd w:val="clear" w:color="auto" w:fill="auto"/>
            <w:vAlign w:val="bottom"/>
            <w:hideMark/>
          </w:tcPr>
          <w:p w14:paraId="019DDC55"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30</w:t>
            </w:r>
          </w:p>
        </w:tc>
        <w:tc>
          <w:tcPr>
            <w:tcW w:w="1170" w:type="dxa"/>
            <w:tcBorders>
              <w:top w:val="nil"/>
              <w:left w:val="nil"/>
              <w:bottom w:val="single" w:sz="4" w:space="0" w:color="auto"/>
              <w:right w:val="single" w:sz="4" w:space="0" w:color="auto"/>
            </w:tcBorders>
            <w:shd w:val="clear" w:color="auto" w:fill="auto"/>
            <w:vAlign w:val="bottom"/>
          </w:tcPr>
          <w:p w14:paraId="201A6905" w14:textId="77777777" w:rsidR="007054C3" w:rsidRPr="00F0401A" w:rsidRDefault="007054C3" w:rsidP="001922DF">
            <w:pPr>
              <w:rPr>
                <w:rFonts w:cs="Arial"/>
                <w:color w:val="000000"/>
                <w:szCs w:val="22"/>
                <w:lang w:val="en-US"/>
              </w:rPr>
            </w:pPr>
            <w:r w:rsidRPr="00F0401A">
              <w:rPr>
                <w:rFonts w:cs="Arial"/>
                <w:color w:val="000000"/>
                <w:szCs w:val="22"/>
                <w:lang w:val="en-US"/>
              </w:rPr>
              <w:t xml:space="preserve">         298,499 </w:t>
            </w:r>
          </w:p>
        </w:tc>
        <w:tc>
          <w:tcPr>
            <w:tcW w:w="3183" w:type="dxa"/>
            <w:tcBorders>
              <w:top w:val="nil"/>
              <w:left w:val="nil"/>
              <w:bottom w:val="single" w:sz="4" w:space="0" w:color="auto"/>
              <w:right w:val="single" w:sz="4" w:space="0" w:color="auto"/>
            </w:tcBorders>
            <w:vAlign w:val="bottom"/>
          </w:tcPr>
          <w:p w14:paraId="303BAAE0" w14:textId="77777777" w:rsidR="007054C3" w:rsidRPr="00F0401A" w:rsidRDefault="007054C3" w:rsidP="001922DF">
            <w:pPr>
              <w:rPr>
                <w:rFonts w:cs="Arial"/>
                <w:color w:val="000000"/>
                <w:szCs w:val="22"/>
                <w:lang w:val="en-US"/>
              </w:rPr>
            </w:pPr>
            <w:r w:rsidRPr="00F0401A">
              <w:rPr>
                <w:rFonts w:cs="Arial"/>
                <w:color w:val="000000"/>
                <w:szCs w:val="22"/>
                <w:lang w:val="en-US"/>
              </w:rPr>
              <w:t>22nd December data is missing across all the bands including "0" and "1900_2"</w:t>
            </w:r>
          </w:p>
        </w:tc>
      </w:tr>
      <w:tr w:rsidR="007054C3" w:rsidRPr="00F0401A" w14:paraId="5B960582" w14:textId="77777777" w:rsidTr="001922DF">
        <w:trPr>
          <w:trHeight w:val="696"/>
        </w:trPr>
        <w:tc>
          <w:tcPr>
            <w:tcW w:w="3694" w:type="dxa"/>
            <w:tcBorders>
              <w:top w:val="nil"/>
              <w:left w:val="single" w:sz="4" w:space="0" w:color="auto"/>
              <w:bottom w:val="single" w:sz="4" w:space="0" w:color="auto"/>
              <w:right w:val="single" w:sz="4" w:space="0" w:color="auto"/>
            </w:tcBorders>
            <w:shd w:val="clear" w:color="auto" w:fill="auto"/>
            <w:vAlign w:val="bottom"/>
            <w:hideMark/>
          </w:tcPr>
          <w:p w14:paraId="20F34FCC" w14:textId="77777777" w:rsidR="007054C3" w:rsidRPr="00F0401A" w:rsidRDefault="007054C3" w:rsidP="001922DF">
            <w:pPr>
              <w:rPr>
                <w:rFonts w:cs="Arial"/>
                <w:color w:val="000000"/>
                <w:szCs w:val="22"/>
                <w:lang w:val="en-US"/>
              </w:rPr>
            </w:pPr>
            <w:r w:rsidRPr="00F0401A">
              <w:rPr>
                <w:rFonts w:cs="Arial"/>
                <w:color w:val="000000"/>
                <w:szCs w:val="22"/>
                <w:lang w:val="en-US"/>
              </w:rPr>
              <w:lastRenderedPageBreak/>
              <w:t>incidents_IncidentId_Jan2019</w:t>
            </w:r>
          </w:p>
        </w:tc>
        <w:tc>
          <w:tcPr>
            <w:tcW w:w="805" w:type="dxa"/>
            <w:tcBorders>
              <w:top w:val="nil"/>
              <w:left w:val="nil"/>
              <w:bottom w:val="single" w:sz="4" w:space="0" w:color="auto"/>
              <w:right w:val="single" w:sz="4" w:space="0" w:color="auto"/>
            </w:tcBorders>
            <w:shd w:val="clear" w:color="auto" w:fill="auto"/>
            <w:vAlign w:val="bottom"/>
            <w:hideMark/>
          </w:tcPr>
          <w:p w14:paraId="3148FDAE"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25</w:t>
            </w:r>
          </w:p>
        </w:tc>
        <w:tc>
          <w:tcPr>
            <w:tcW w:w="810" w:type="dxa"/>
            <w:tcBorders>
              <w:top w:val="nil"/>
              <w:left w:val="nil"/>
              <w:bottom w:val="single" w:sz="4" w:space="0" w:color="auto"/>
              <w:right w:val="single" w:sz="4" w:space="0" w:color="auto"/>
            </w:tcBorders>
            <w:shd w:val="clear" w:color="auto" w:fill="auto"/>
            <w:vAlign w:val="bottom"/>
            <w:hideMark/>
          </w:tcPr>
          <w:p w14:paraId="5838DB5E"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25</w:t>
            </w:r>
          </w:p>
        </w:tc>
        <w:tc>
          <w:tcPr>
            <w:tcW w:w="810" w:type="dxa"/>
            <w:tcBorders>
              <w:top w:val="nil"/>
              <w:left w:val="nil"/>
              <w:bottom w:val="single" w:sz="4" w:space="0" w:color="auto"/>
              <w:right w:val="single" w:sz="4" w:space="0" w:color="auto"/>
            </w:tcBorders>
            <w:shd w:val="clear" w:color="auto" w:fill="auto"/>
            <w:vAlign w:val="bottom"/>
            <w:hideMark/>
          </w:tcPr>
          <w:p w14:paraId="18449937"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25</w:t>
            </w:r>
          </w:p>
        </w:tc>
        <w:tc>
          <w:tcPr>
            <w:tcW w:w="1170" w:type="dxa"/>
            <w:tcBorders>
              <w:top w:val="nil"/>
              <w:left w:val="nil"/>
              <w:bottom w:val="single" w:sz="4" w:space="0" w:color="auto"/>
              <w:right w:val="single" w:sz="4" w:space="0" w:color="auto"/>
            </w:tcBorders>
            <w:shd w:val="clear" w:color="auto" w:fill="auto"/>
            <w:vAlign w:val="bottom"/>
          </w:tcPr>
          <w:p w14:paraId="1AB69452" w14:textId="77777777" w:rsidR="007054C3" w:rsidRPr="00F0401A" w:rsidRDefault="007054C3" w:rsidP="001922DF">
            <w:pPr>
              <w:rPr>
                <w:rFonts w:cs="Arial"/>
                <w:color w:val="000000"/>
                <w:szCs w:val="22"/>
                <w:lang w:val="en-US"/>
              </w:rPr>
            </w:pPr>
            <w:r w:rsidRPr="00F0401A">
              <w:rPr>
                <w:rFonts w:cs="Arial"/>
                <w:color w:val="000000"/>
                <w:szCs w:val="22"/>
                <w:lang w:val="en-US"/>
              </w:rPr>
              <w:t xml:space="preserve">         235,078 </w:t>
            </w:r>
          </w:p>
        </w:tc>
        <w:tc>
          <w:tcPr>
            <w:tcW w:w="3183" w:type="dxa"/>
            <w:tcBorders>
              <w:top w:val="nil"/>
              <w:left w:val="nil"/>
              <w:bottom w:val="single" w:sz="4" w:space="0" w:color="auto"/>
              <w:right w:val="single" w:sz="4" w:space="0" w:color="auto"/>
            </w:tcBorders>
            <w:vAlign w:val="bottom"/>
          </w:tcPr>
          <w:p w14:paraId="6964D040" w14:textId="77777777" w:rsidR="007054C3" w:rsidRPr="00F0401A" w:rsidRDefault="007054C3" w:rsidP="001922DF">
            <w:pPr>
              <w:rPr>
                <w:rFonts w:cs="Arial"/>
                <w:color w:val="000000"/>
                <w:szCs w:val="22"/>
                <w:lang w:val="en-US"/>
              </w:rPr>
            </w:pPr>
            <w:r w:rsidRPr="00F0401A">
              <w:rPr>
                <w:rFonts w:cs="Arial"/>
                <w:color w:val="000000"/>
                <w:szCs w:val="22"/>
                <w:lang w:val="en-US"/>
              </w:rPr>
              <w:t xml:space="preserve">17th to 22nd Jan data is missing across all bands including "0" and "1900_2" </w:t>
            </w:r>
          </w:p>
        </w:tc>
      </w:tr>
      <w:tr w:rsidR="007054C3" w:rsidRPr="00F0401A" w14:paraId="2EB137C2" w14:textId="77777777" w:rsidTr="001922DF">
        <w:trPr>
          <w:trHeight w:val="714"/>
        </w:trPr>
        <w:tc>
          <w:tcPr>
            <w:tcW w:w="3694" w:type="dxa"/>
            <w:tcBorders>
              <w:top w:val="nil"/>
              <w:left w:val="single" w:sz="4" w:space="0" w:color="auto"/>
              <w:bottom w:val="single" w:sz="4" w:space="0" w:color="auto"/>
              <w:right w:val="single" w:sz="4" w:space="0" w:color="auto"/>
            </w:tcBorders>
            <w:shd w:val="clear" w:color="auto" w:fill="auto"/>
            <w:vAlign w:val="bottom"/>
            <w:hideMark/>
          </w:tcPr>
          <w:p w14:paraId="255E3966" w14:textId="77777777" w:rsidR="007054C3" w:rsidRPr="00F0401A" w:rsidRDefault="007054C3" w:rsidP="001922DF">
            <w:pPr>
              <w:rPr>
                <w:rFonts w:cs="Arial"/>
                <w:color w:val="000000"/>
                <w:szCs w:val="22"/>
                <w:lang w:val="en-US"/>
              </w:rPr>
            </w:pPr>
            <w:r w:rsidRPr="00F0401A">
              <w:rPr>
                <w:rFonts w:cs="Arial"/>
                <w:color w:val="000000"/>
                <w:szCs w:val="22"/>
                <w:lang w:val="en-US"/>
              </w:rPr>
              <w:t>incidents_IncidentId_Feb2019</w:t>
            </w:r>
          </w:p>
        </w:tc>
        <w:tc>
          <w:tcPr>
            <w:tcW w:w="805" w:type="dxa"/>
            <w:tcBorders>
              <w:top w:val="nil"/>
              <w:left w:val="nil"/>
              <w:bottom w:val="single" w:sz="4" w:space="0" w:color="auto"/>
              <w:right w:val="single" w:sz="4" w:space="0" w:color="auto"/>
            </w:tcBorders>
            <w:shd w:val="clear" w:color="auto" w:fill="auto"/>
            <w:vAlign w:val="bottom"/>
            <w:hideMark/>
          </w:tcPr>
          <w:p w14:paraId="2ACCCA7C"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16</w:t>
            </w:r>
          </w:p>
        </w:tc>
        <w:tc>
          <w:tcPr>
            <w:tcW w:w="810" w:type="dxa"/>
            <w:tcBorders>
              <w:top w:val="nil"/>
              <w:left w:val="nil"/>
              <w:bottom w:val="single" w:sz="4" w:space="0" w:color="auto"/>
              <w:right w:val="single" w:sz="4" w:space="0" w:color="auto"/>
            </w:tcBorders>
            <w:shd w:val="clear" w:color="auto" w:fill="auto"/>
            <w:vAlign w:val="bottom"/>
            <w:hideMark/>
          </w:tcPr>
          <w:p w14:paraId="0D80B504"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16</w:t>
            </w:r>
          </w:p>
        </w:tc>
        <w:tc>
          <w:tcPr>
            <w:tcW w:w="810" w:type="dxa"/>
            <w:tcBorders>
              <w:top w:val="nil"/>
              <w:left w:val="nil"/>
              <w:bottom w:val="single" w:sz="4" w:space="0" w:color="auto"/>
              <w:right w:val="single" w:sz="4" w:space="0" w:color="auto"/>
            </w:tcBorders>
            <w:shd w:val="clear" w:color="auto" w:fill="auto"/>
            <w:vAlign w:val="bottom"/>
            <w:hideMark/>
          </w:tcPr>
          <w:p w14:paraId="1DAD1640" w14:textId="77777777" w:rsidR="007054C3" w:rsidRPr="00F0401A" w:rsidRDefault="007054C3" w:rsidP="001922DF">
            <w:pPr>
              <w:jc w:val="center"/>
              <w:rPr>
                <w:rFonts w:cs="Arial"/>
                <w:color w:val="000000"/>
                <w:szCs w:val="22"/>
                <w:lang w:val="en-US"/>
              </w:rPr>
            </w:pPr>
            <w:r w:rsidRPr="00F0401A">
              <w:rPr>
                <w:rFonts w:cs="Arial"/>
                <w:color w:val="000000"/>
                <w:szCs w:val="22"/>
                <w:lang w:val="en-US"/>
              </w:rPr>
              <w:t>16</w:t>
            </w:r>
          </w:p>
        </w:tc>
        <w:tc>
          <w:tcPr>
            <w:tcW w:w="1170" w:type="dxa"/>
            <w:tcBorders>
              <w:top w:val="nil"/>
              <w:left w:val="nil"/>
              <w:bottom w:val="single" w:sz="4" w:space="0" w:color="auto"/>
              <w:right w:val="single" w:sz="4" w:space="0" w:color="auto"/>
            </w:tcBorders>
            <w:shd w:val="clear" w:color="auto" w:fill="auto"/>
            <w:vAlign w:val="bottom"/>
          </w:tcPr>
          <w:p w14:paraId="143B46C8" w14:textId="77777777" w:rsidR="007054C3" w:rsidRPr="00F0401A" w:rsidRDefault="007054C3" w:rsidP="001922DF">
            <w:pPr>
              <w:rPr>
                <w:rFonts w:cs="Arial"/>
                <w:color w:val="000000"/>
                <w:szCs w:val="22"/>
                <w:lang w:val="en-US"/>
              </w:rPr>
            </w:pPr>
            <w:r w:rsidRPr="00F0401A">
              <w:rPr>
                <w:rFonts w:cs="Arial"/>
                <w:color w:val="000000"/>
                <w:szCs w:val="22"/>
                <w:lang w:val="en-US"/>
              </w:rPr>
              <w:t xml:space="preserve">         158,520 </w:t>
            </w:r>
          </w:p>
        </w:tc>
        <w:tc>
          <w:tcPr>
            <w:tcW w:w="3183" w:type="dxa"/>
            <w:tcBorders>
              <w:top w:val="nil"/>
              <w:left w:val="nil"/>
              <w:bottom w:val="single" w:sz="4" w:space="0" w:color="auto"/>
              <w:right w:val="single" w:sz="4" w:space="0" w:color="auto"/>
            </w:tcBorders>
            <w:vAlign w:val="bottom"/>
          </w:tcPr>
          <w:p w14:paraId="41171C9B" w14:textId="77777777" w:rsidR="007054C3" w:rsidRPr="00F0401A" w:rsidRDefault="007054C3" w:rsidP="00527696">
            <w:pPr>
              <w:keepNext/>
              <w:rPr>
                <w:rFonts w:cs="Arial"/>
                <w:color w:val="000000"/>
                <w:szCs w:val="22"/>
                <w:lang w:val="en-US"/>
              </w:rPr>
            </w:pPr>
            <w:r w:rsidRPr="00F0401A">
              <w:rPr>
                <w:rFonts w:cs="Arial"/>
                <w:color w:val="000000"/>
                <w:szCs w:val="22"/>
                <w:lang w:val="en-US"/>
              </w:rPr>
              <w:t xml:space="preserve">9th, 10th,17th,20th…… all data is missing </w:t>
            </w:r>
          </w:p>
        </w:tc>
      </w:tr>
    </w:tbl>
    <w:p w14:paraId="2B8FB3F7" w14:textId="5EDC0C74" w:rsidR="004C2E16" w:rsidRPr="00F0401A" w:rsidRDefault="00527696" w:rsidP="00527696">
      <w:pPr>
        <w:pStyle w:val="Caption"/>
        <w:rPr>
          <w:rFonts w:cs="Arial"/>
          <w:szCs w:val="22"/>
        </w:rPr>
      </w:pPr>
      <w:r>
        <w:t xml:space="preserve">Table </w:t>
      </w:r>
      <w:r w:rsidR="009B1024">
        <w:fldChar w:fldCharType="begin"/>
      </w:r>
      <w:r w:rsidR="009B1024">
        <w:instrText xml:space="preserve"> SEQ Table \* ARABIC </w:instrText>
      </w:r>
      <w:r w:rsidR="009B1024">
        <w:fldChar w:fldCharType="separate"/>
      </w:r>
      <w:r w:rsidR="00C850A7">
        <w:rPr>
          <w:noProof/>
        </w:rPr>
        <w:t>7</w:t>
      </w:r>
      <w:r w:rsidR="009B1024">
        <w:rPr>
          <w:noProof/>
        </w:rPr>
        <w:fldChar w:fldCharType="end"/>
      </w:r>
      <w:r>
        <w:t xml:space="preserve">: </w:t>
      </w:r>
      <w:r w:rsidRPr="00F7161B">
        <w:t xml:space="preserve"> Summary of records for all the months across the various bands</w:t>
      </w:r>
    </w:p>
    <w:p w14:paraId="403BCBD0" w14:textId="2AFB6390" w:rsidR="009F0AF9" w:rsidRPr="00F0401A" w:rsidRDefault="009F0AF9" w:rsidP="009F0AF9">
      <w:pPr>
        <w:pStyle w:val="BodyText"/>
        <w:rPr>
          <w:rFonts w:cs="Arial"/>
          <w:szCs w:val="22"/>
        </w:rPr>
      </w:pPr>
    </w:p>
    <w:p w14:paraId="13196E02" w14:textId="694F05BF" w:rsidR="00B27E29" w:rsidRPr="00F0401A" w:rsidRDefault="00BE0698" w:rsidP="00D01E47">
      <w:pPr>
        <w:pStyle w:val="Heading2"/>
        <w:rPr>
          <w:rFonts w:cs="Arial"/>
          <w:sz w:val="22"/>
          <w:szCs w:val="22"/>
        </w:rPr>
      </w:pPr>
      <w:bookmarkStart w:id="58" w:name="_Toc10641092"/>
      <w:r w:rsidRPr="00F0401A">
        <w:rPr>
          <w:rFonts w:cs="Arial"/>
          <w:sz w:val="22"/>
          <w:szCs w:val="22"/>
        </w:rPr>
        <w:t>Correlation analysis of the incidence parameters across months</w:t>
      </w:r>
      <w:bookmarkEnd w:id="58"/>
      <w:r w:rsidRPr="00F0401A">
        <w:rPr>
          <w:rFonts w:cs="Arial"/>
          <w:sz w:val="22"/>
          <w:szCs w:val="22"/>
        </w:rPr>
        <w:t xml:space="preserve"> </w:t>
      </w:r>
    </w:p>
    <w:p w14:paraId="73472B8F" w14:textId="40110485" w:rsidR="00A319A7" w:rsidRPr="00F0401A" w:rsidRDefault="00BE0698" w:rsidP="00A319A7">
      <w:pPr>
        <w:pStyle w:val="BodyText"/>
        <w:rPr>
          <w:rFonts w:cs="Arial"/>
          <w:szCs w:val="22"/>
        </w:rPr>
      </w:pPr>
      <w:r w:rsidRPr="00F0401A">
        <w:rPr>
          <w:rFonts w:cs="Arial"/>
          <w:szCs w:val="22"/>
        </w:rPr>
        <w:t>The detail correlation of all the call incidences across the months are presented in the embedded excel sheet.</w:t>
      </w:r>
    </w:p>
    <w:p w14:paraId="67E72E24" w14:textId="608BE51A" w:rsidR="00BE0698" w:rsidRPr="00F0401A" w:rsidRDefault="00BE0698" w:rsidP="00A319A7">
      <w:pPr>
        <w:pStyle w:val="BodyText"/>
        <w:rPr>
          <w:rFonts w:cs="Arial"/>
          <w:szCs w:val="22"/>
        </w:rPr>
      </w:pPr>
      <w:r w:rsidRPr="00F0401A">
        <w:rPr>
          <w:rFonts w:cs="Arial"/>
          <w:szCs w:val="22"/>
        </w:rPr>
        <w:object w:dxaOrig="1551" w:dyaOrig="1004" w14:anchorId="71E10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41" o:title=""/>
          </v:shape>
          <o:OLEObject Type="Embed" ProgID="Excel.Sheet.12" ShapeID="_x0000_i1025" DrawAspect="Icon" ObjectID="_1621685931" r:id="rId42"/>
        </w:object>
      </w:r>
    </w:p>
    <w:p w14:paraId="6283D4E4" w14:textId="77777777" w:rsidR="00BE0698" w:rsidRPr="00F0401A" w:rsidRDefault="00BE0698" w:rsidP="00A319A7">
      <w:pPr>
        <w:pStyle w:val="BodyText"/>
        <w:rPr>
          <w:rFonts w:cs="Arial"/>
          <w:szCs w:val="22"/>
        </w:rPr>
      </w:pPr>
    </w:p>
    <w:p w14:paraId="1A8D9D8A" w14:textId="45BAB760" w:rsidR="002B173B" w:rsidRPr="00F0401A" w:rsidRDefault="00142BA0" w:rsidP="002B173B">
      <w:pPr>
        <w:pStyle w:val="Heading2"/>
        <w:rPr>
          <w:rFonts w:cs="Arial"/>
          <w:sz w:val="22"/>
          <w:szCs w:val="22"/>
        </w:rPr>
      </w:pPr>
      <w:bookmarkStart w:id="59" w:name="_Toc10641093"/>
      <w:r w:rsidRPr="00F0401A">
        <w:rPr>
          <w:rFonts w:cs="Arial"/>
          <w:sz w:val="22"/>
          <w:szCs w:val="22"/>
        </w:rPr>
        <w:t>Rolling window to determine</w:t>
      </w:r>
      <w:bookmarkEnd w:id="59"/>
      <w:r w:rsidRPr="00F0401A">
        <w:rPr>
          <w:rFonts w:cs="Arial"/>
          <w:sz w:val="22"/>
          <w:szCs w:val="22"/>
        </w:rPr>
        <w:t xml:space="preserve"> </w:t>
      </w:r>
    </w:p>
    <w:p w14:paraId="2719ABBA" w14:textId="51D81235" w:rsidR="00BF6878" w:rsidRPr="00F0401A" w:rsidRDefault="00BF6878" w:rsidP="00BF6878">
      <w:pPr>
        <w:pStyle w:val="BodyText"/>
        <w:rPr>
          <w:rFonts w:cs="Arial"/>
          <w:szCs w:val="22"/>
        </w:rPr>
      </w:pPr>
      <w:r w:rsidRPr="00F0401A">
        <w:rPr>
          <w:rFonts w:cs="Arial"/>
          <w:szCs w:val="22"/>
        </w:rPr>
        <w:t>The detail of the ranking window determination as described in section 2.1.2 is embedded in the excel sheet</w:t>
      </w:r>
    </w:p>
    <w:p w14:paraId="23CCA0AE" w14:textId="77777777" w:rsidR="00BF6878" w:rsidRPr="00F0401A" w:rsidRDefault="00BF6878" w:rsidP="00142BA0">
      <w:pPr>
        <w:pStyle w:val="BodyText"/>
        <w:rPr>
          <w:rFonts w:cs="Arial"/>
          <w:szCs w:val="22"/>
        </w:rPr>
      </w:pPr>
    </w:p>
    <w:p w14:paraId="0BA1E709" w14:textId="77777777" w:rsidR="00BF6878" w:rsidRPr="00F0401A" w:rsidRDefault="00BF6878" w:rsidP="00142BA0">
      <w:pPr>
        <w:pStyle w:val="BodyText"/>
        <w:rPr>
          <w:rFonts w:cs="Arial"/>
          <w:szCs w:val="22"/>
        </w:rPr>
      </w:pPr>
    </w:p>
    <w:p w14:paraId="6CE5CF50" w14:textId="77777777" w:rsidR="00BF6878" w:rsidRPr="00F0401A" w:rsidRDefault="00BF6878" w:rsidP="00142BA0">
      <w:pPr>
        <w:pStyle w:val="BodyText"/>
        <w:rPr>
          <w:rFonts w:cs="Arial"/>
          <w:szCs w:val="22"/>
        </w:rPr>
      </w:pPr>
    </w:p>
    <w:p w14:paraId="3A253349" w14:textId="027C12B1" w:rsidR="00142BA0" w:rsidRPr="00F0401A" w:rsidRDefault="00142BA0" w:rsidP="00142BA0">
      <w:pPr>
        <w:pStyle w:val="BodyText"/>
        <w:rPr>
          <w:rFonts w:cs="Arial"/>
          <w:szCs w:val="22"/>
        </w:rPr>
      </w:pPr>
      <w:r w:rsidRPr="00F0401A">
        <w:rPr>
          <w:rFonts w:cs="Arial"/>
          <w:szCs w:val="22"/>
        </w:rPr>
        <w:object w:dxaOrig="1551" w:dyaOrig="1004" w14:anchorId="308E5DA9">
          <v:shape id="_x0000_i1026" type="#_x0000_t75" style="width:77pt;height:50.1pt" o:ole="">
            <v:imagedata r:id="rId43" o:title=""/>
          </v:shape>
          <o:OLEObject Type="Embed" ProgID="Excel.Sheet.12" ShapeID="_x0000_i1026" DrawAspect="Icon" ObjectID="_1621685932" r:id="rId44"/>
        </w:object>
      </w:r>
    </w:p>
    <w:p w14:paraId="335C1423" w14:textId="6E9C6572" w:rsidR="006A4CEE" w:rsidRPr="00F0401A" w:rsidRDefault="006E5CEF" w:rsidP="00A2764A">
      <w:pPr>
        <w:pStyle w:val="Heading2"/>
        <w:rPr>
          <w:rFonts w:cs="Arial"/>
          <w:sz w:val="22"/>
          <w:szCs w:val="22"/>
        </w:rPr>
      </w:pPr>
      <w:bookmarkStart w:id="60" w:name="_Toc10641094"/>
      <w:r>
        <w:rPr>
          <w:rFonts w:cs="Arial"/>
          <w:sz w:val="22"/>
          <w:szCs w:val="22"/>
        </w:rPr>
        <w:lastRenderedPageBreak/>
        <w:t>Brief math behind</w:t>
      </w:r>
      <w:r w:rsidR="006A4CEE" w:rsidRPr="00F0401A">
        <w:rPr>
          <w:rFonts w:cs="Arial"/>
          <w:sz w:val="22"/>
          <w:szCs w:val="22"/>
        </w:rPr>
        <w:t xml:space="preserve"> PCA approach</w:t>
      </w:r>
      <w:bookmarkEnd w:id="60"/>
      <w:r w:rsidR="006A4CEE" w:rsidRPr="00F0401A">
        <w:rPr>
          <w:rFonts w:cs="Arial"/>
          <w:sz w:val="22"/>
          <w:szCs w:val="22"/>
        </w:rPr>
        <w:t xml:space="preserve"> </w:t>
      </w:r>
    </w:p>
    <w:p w14:paraId="37F2921E" w14:textId="77777777" w:rsidR="006E5CEF" w:rsidRPr="00F0401A" w:rsidRDefault="006E5CEF" w:rsidP="006E5CEF">
      <w:pPr>
        <w:pStyle w:val="BodyText"/>
        <w:tabs>
          <w:tab w:val="left" w:pos="1350"/>
        </w:tabs>
        <w:ind w:left="1350"/>
        <w:rPr>
          <w:rFonts w:cs="Arial"/>
          <w:szCs w:val="22"/>
        </w:rPr>
      </w:pPr>
      <w:r w:rsidRPr="00F0401A">
        <w:rPr>
          <w:rFonts w:cs="Arial"/>
          <w:szCs w:val="22"/>
        </w:rPr>
        <w:t>Principal components analysis is one of the simplest multivariate methods. The objective of the technique is to take p variables (</w:t>
      </w:r>
      <m:oMath>
        <m:sSub>
          <m:sSubPr>
            <m:ctrlPr>
              <w:rPr>
                <w:rFonts w:ascii="Cambria Math" w:hAnsi="Cambria Math" w:cs="Arial"/>
                <w:szCs w:val="22"/>
              </w:rPr>
            </m:ctrlPr>
          </m:sSubPr>
          <m:e>
            <m:r>
              <w:rPr>
                <w:rFonts w:ascii="Cambria Math" w:hAnsi="Cambria Math" w:cs="Arial"/>
                <w:szCs w:val="22"/>
              </w:rPr>
              <m:t>X</m:t>
            </m:r>
          </m:e>
          <m:sub>
            <m:r>
              <m:rPr>
                <m:sty m:val="p"/>
              </m:rPr>
              <w:rPr>
                <w:rFonts w:ascii="Cambria Math" w:hAnsi="Cambria Math" w:cs="Arial"/>
                <w:szCs w:val="22"/>
              </w:rPr>
              <m:t>1</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m:rPr>
                <m:sty m:val="p"/>
              </m:rPr>
              <w:rPr>
                <w:rFonts w:ascii="Cambria Math" w:hAnsi="Cambria Math" w:cs="Arial"/>
                <w:szCs w:val="22"/>
              </w:rPr>
              <m:t>2</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m:rPr>
                <m:sty m:val="p"/>
              </m:rPr>
              <w:rPr>
                <w:rFonts w:ascii="Cambria Math" w:hAnsi="Cambria Math" w:cs="Arial"/>
                <w:szCs w:val="22"/>
              </w:rPr>
              <m:t>3</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w:rPr>
                <w:rFonts w:ascii="Cambria Math" w:hAnsi="Cambria Math" w:cs="Arial"/>
                <w:szCs w:val="22"/>
              </w:rPr>
              <m:t>p</m:t>
            </m:r>
          </m:sub>
        </m:sSub>
      </m:oMath>
      <w:r w:rsidRPr="00F0401A">
        <w:rPr>
          <w:rFonts w:cs="Arial"/>
          <w:szCs w:val="22"/>
        </w:rPr>
        <w:t>) which are call incidences in the study; and find linear combinations of these to produce indices (</w:t>
      </w:r>
      <m:oMath>
        <m:sSub>
          <m:sSubPr>
            <m:ctrlPr>
              <w:rPr>
                <w:rFonts w:ascii="Cambria Math" w:hAnsi="Cambria Math" w:cs="Arial"/>
                <w:szCs w:val="22"/>
              </w:rPr>
            </m:ctrlPr>
          </m:sSubPr>
          <m:e>
            <m:r>
              <w:rPr>
                <w:rFonts w:ascii="Cambria Math" w:hAnsi="Cambria Math" w:cs="Arial"/>
                <w:szCs w:val="22"/>
              </w:rPr>
              <m:t>Z</m:t>
            </m:r>
          </m:e>
          <m:sub>
            <m:r>
              <m:rPr>
                <m:sty m:val="p"/>
              </m:rPr>
              <w:rPr>
                <w:rFonts w:ascii="Cambria Math" w:hAnsi="Cambria Math" w:cs="Arial"/>
                <w:szCs w:val="22"/>
              </w:rPr>
              <m:t>1</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Z</m:t>
            </m:r>
          </m:e>
          <m:sub>
            <m:r>
              <m:rPr>
                <m:sty m:val="p"/>
              </m:rPr>
              <w:rPr>
                <w:rFonts w:ascii="Cambria Math" w:hAnsi="Cambria Math" w:cs="Arial"/>
                <w:szCs w:val="22"/>
              </w:rPr>
              <m:t>2</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Z</m:t>
            </m:r>
          </m:e>
          <m:sub>
            <m:r>
              <m:rPr>
                <m:sty m:val="p"/>
              </m:rPr>
              <w:rPr>
                <w:rFonts w:ascii="Cambria Math" w:hAnsi="Cambria Math" w:cs="Arial"/>
                <w:szCs w:val="22"/>
              </w:rPr>
              <m:t>3</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Z</m:t>
            </m:r>
          </m:e>
          <m:sub>
            <m:r>
              <w:rPr>
                <w:rFonts w:ascii="Cambria Math" w:hAnsi="Cambria Math" w:cs="Arial"/>
                <w:szCs w:val="22"/>
              </w:rPr>
              <m:t>p</m:t>
            </m:r>
          </m:sub>
        </m:sSub>
      </m:oMath>
      <w:r w:rsidRPr="00F0401A">
        <w:rPr>
          <w:rFonts w:cs="Arial"/>
          <w:szCs w:val="22"/>
        </w:rPr>
        <w:t xml:space="preserve">) that are uncorrelated in order of their importance, and that describe the variation in the data. The lack of correlation means that the indices are measuring different “dimensions” of the data, and the ordering is such that  </w:t>
      </w:r>
      <m:oMath>
        <m:r>
          <w:rPr>
            <w:rFonts w:ascii="Cambria Math" w:hAnsi="Cambria Math" w:cs="Arial"/>
            <w:szCs w:val="22"/>
          </w:rPr>
          <m:t>Var</m:t>
        </m:r>
        <m:d>
          <m:dPr>
            <m:ctrlPr>
              <w:rPr>
                <w:rFonts w:ascii="Cambria Math" w:hAnsi="Cambria Math" w:cs="Arial"/>
                <w:szCs w:val="22"/>
              </w:rPr>
            </m:ctrlPr>
          </m:dPr>
          <m:e>
            <m:sSub>
              <m:sSubPr>
                <m:ctrlPr>
                  <w:rPr>
                    <w:rFonts w:ascii="Cambria Math" w:hAnsi="Cambria Math" w:cs="Arial"/>
                    <w:szCs w:val="22"/>
                  </w:rPr>
                </m:ctrlPr>
              </m:sSubPr>
              <m:e>
                <m:r>
                  <w:rPr>
                    <w:rFonts w:ascii="Cambria Math" w:hAnsi="Cambria Math" w:cs="Arial"/>
                    <w:szCs w:val="22"/>
                  </w:rPr>
                  <m:t>Z</m:t>
                </m:r>
              </m:e>
              <m:sub>
                <m:r>
                  <m:rPr>
                    <m:sty m:val="p"/>
                  </m:rPr>
                  <w:rPr>
                    <w:rFonts w:ascii="Cambria Math" w:hAnsi="Cambria Math" w:cs="Arial"/>
                    <w:szCs w:val="22"/>
                  </w:rPr>
                  <m:t>1</m:t>
                </m:r>
              </m:sub>
            </m:sSub>
          </m:e>
        </m:d>
        <m:r>
          <m:rPr>
            <m:sty m:val="p"/>
          </m:rPr>
          <w:rPr>
            <w:rFonts w:ascii="Cambria Math" w:hAnsi="Cambria Math" w:cs="Arial"/>
            <w:szCs w:val="22"/>
          </w:rPr>
          <m:t>≥</m:t>
        </m:r>
        <m:r>
          <w:rPr>
            <w:rFonts w:ascii="Cambria Math" w:hAnsi="Cambria Math" w:cs="Arial"/>
            <w:szCs w:val="22"/>
          </w:rPr>
          <m:t>Var</m:t>
        </m:r>
        <m:d>
          <m:dPr>
            <m:ctrlPr>
              <w:rPr>
                <w:rFonts w:ascii="Cambria Math" w:hAnsi="Cambria Math" w:cs="Arial"/>
                <w:szCs w:val="22"/>
              </w:rPr>
            </m:ctrlPr>
          </m:dPr>
          <m:e>
            <m:sSub>
              <m:sSubPr>
                <m:ctrlPr>
                  <w:rPr>
                    <w:rFonts w:ascii="Cambria Math" w:hAnsi="Cambria Math" w:cs="Arial"/>
                    <w:szCs w:val="22"/>
                  </w:rPr>
                </m:ctrlPr>
              </m:sSubPr>
              <m:e>
                <m:r>
                  <w:rPr>
                    <w:rFonts w:ascii="Cambria Math" w:hAnsi="Cambria Math" w:cs="Arial"/>
                    <w:szCs w:val="22"/>
                  </w:rPr>
                  <m:t>Z</m:t>
                </m:r>
              </m:e>
              <m:sub>
                <m:r>
                  <m:rPr>
                    <m:sty m:val="p"/>
                  </m:rPr>
                  <w:rPr>
                    <w:rFonts w:ascii="Cambria Math" w:hAnsi="Cambria Math" w:cs="Arial"/>
                    <w:szCs w:val="22"/>
                  </w:rPr>
                  <m:t>2</m:t>
                </m:r>
              </m:sub>
            </m:sSub>
          </m:e>
        </m:d>
        <m:r>
          <m:rPr>
            <m:sty m:val="p"/>
          </m:rPr>
          <w:rPr>
            <w:rFonts w:ascii="Cambria Math" w:hAnsi="Cambria Math" w:cs="Arial"/>
            <w:szCs w:val="22"/>
          </w:rPr>
          <m:t>≥…≥</m:t>
        </m:r>
        <m:r>
          <w:rPr>
            <w:rFonts w:ascii="Cambria Math" w:hAnsi="Cambria Math" w:cs="Arial"/>
            <w:szCs w:val="22"/>
          </w:rPr>
          <m:t>Var</m:t>
        </m:r>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Z</m:t>
            </m:r>
          </m:e>
          <m:sub>
            <m:r>
              <w:rPr>
                <w:rFonts w:ascii="Cambria Math" w:hAnsi="Cambria Math" w:cs="Arial"/>
                <w:szCs w:val="22"/>
              </w:rPr>
              <m:t>p</m:t>
            </m:r>
          </m:sub>
        </m:sSub>
        <m:r>
          <m:rPr>
            <m:sty m:val="p"/>
          </m:rPr>
          <w:rPr>
            <w:rFonts w:ascii="Cambria Math" w:hAnsi="Cambria Math" w:cs="Arial"/>
            <w:szCs w:val="22"/>
          </w:rPr>
          <m:t>)</m:t>
        </m:r>
      </m:oMath>
      <w:r w:rsidRPr="00F0401A">
        <w:rPr>
          <w:rFonts w:cs="Arial"/>
          <w:szCs w:val="22"/>
        </w:rPr>
        <w:t xml:space="preserve">, where </w:t>
      </w:r>
      <m:oMath>
        <m:r>
          <w:rPr>
            <w:rFonts w:ascii="Cambria Math" w:hAnsi="Cambria Math" w:cs="Arial"/>
            <w:szCs w:val="22"/>
          </w:rPr>
          <m:t>Var</m:t>
        </m:r>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Z</m:t>
            </m:r>
          </m:e>
          <m:sub>
            <m:r>
              <w:rPr>
                <w:rFonts w:ascii="Cambria Math" w:hAnsi="Cambria Math" w:cs="Arial"/>
                <w:szCs w:val="22"/>
              </w:rPr>
              <m:t>i</m:t>
            </m:r>
          </m:sub>
        </m:sSub>
        <m:r>
          <m:rPr>
            <m:sty m:val="p"/>
          </m:rPr>
          <w:rPr>
            <w:rFonts w:ascii="Cambria Math" w:hAnsi="Cambria Math" w:cs="Arial"/>
            <w:szCs w:val="22"/>
          </w:rPr>
          <m:t>)</m:t>
        </m:r>
      </m:oMath>
      <w:r w:rsidRPr="00F0401A">
        <w:rPr>
          <w:rFonts w:cs="Arial"/>
          <w:szCs w:val="22"/>
        </w:rPr>
        <w:t xml:space="preserve"> denotes the variance of the ith component </w:t>
      </w:r>
      <m:oMath>
        <m:sSub>
          <m:sSubPr>
            <m:ctrlPr>
              <w:rPr>
                <w:rFonts w:ascii="Cambria Math" w:hAnsi="Cambria Math" w:cs="Arial"/>
                <w:szCs w:val="22"/>
              </w:rPr>
            </m:ctrlPr>
          </m:sSubPr>
          <m:e>
            <m:r>
              <w:rPr>
                <w:rFonts w:ascii="Cambria Math" w:hAnsi="Cambria Math" w:cs="Arial"/>
                <w:szCs w:val="22"/>
              </w:rPr>
              <m:t>Z</m:t>
            </m:r>
          </m:e>
          <m:sub>
            <m:r>
              <w:rPr>
                <w:rFonts w:ascii="Cambria Math" w:hAnsi="Cambria Math" w:cs="Arial"/>
                <w:szCs w:val="22"/>
              </w:rPr>
              <m:t>i</m:t>
            </m:r>
          </m:sub>
        </m:sSub>
      </m:oMath>
      <w:r w:rsidRPr="00F0401A">
        <w:rPr>
          <w:rFonts w:cs="Arial"/>
          <w:szCs w:val="22"/>
        </w:rPr>
        <w:t xml:space="preserve">. When doing principal components analysis, there is always the hope that the variances of most of the indices </w:t>
      </w:r>
      <m:oMath>
        <m:sSub>
          <m:sSubPr>
            <m:ctrlPr>
              <w:rPr>
                <w:rFonts w:ascii="Cambria Math" w:hAnsi="Cambria Math" w:cs="Arial"/>
                <w:szCs w:val="22"/>
              </w:rPr>
            </m:ctrlPr>
          </m:sSubPr>
          <m:e>
            <m:r>
              <w:rPr>
                <w:rFonts w:ascii="Cambria Math" w:hAnsi="Cambria Math" w:cs="Arial"/>
                <w:szCs w:val="22"/>
              </w:rPr>
              <m:t>Z</m:t>
            </m:r>
          </m:e>
          <m:sub>
            <m:r>
              <w:rPr>
                <w:rFonts w:ascii="Cambria Math" w:hAnsi="Cambria Math" w:cs="Arial"/>
                <w:szCs w:val="22"/>
              </w:rPr>
              <m:t>i</m:t>
            </m:r>
          </m:sub>
        </m:sSub>
      </m:oMath>
      <w:r w:rsidRPr="00F0401A">
        <w:rPr>
          <w:rFonts w:cs="Arial"/>
          <w:szCs w:val="22"/>
        </w:rPr>
        <w:t xml:space="preserve"> will be as low as to be negligible. In that case, most of the variation in the call incidence records can be adequately described by the few Z components with variances that are not negligible, and some degree of economy is then achieved. Often the significant variances explained by the Z variables have a dominant load factor associated with the original actual X variables and Z describe a degree of quantitative or qualitative nature of the X attributes. </w:t>
      </w:r>
    </w:p>
    <w:p w14:paraId="6FDC6369" w14:textId="77777777" w:rsidR="006E5CEF" w:rsidRPr="00F0401A" w:rsidRDefault="006E5CEF" w:rsidP="006E5CEF">
      <w:pPr>
        <w:pStyle w:val="BodyText"/>
        <w:rPr>
          <w:rFonts w:cs="Arial"/>
          <w:szCs w:val="22"/>
        </w:rPr>
      </w:pPr>
      <w:r w:rsidRPr="00F0401A">
        <w:rPr>
          <w:rFonts w:cs="Arial"/>
          <w:szCs w:val="22"/>
        </w:rPr>
        <w:t>Principal components analysis does not always work, in the sense that many original variables are reduced to a small number of transformed variables. Indeed, if the original variables are uncorrelated, then the analysis achieves nothing. The best results are obtained when the original variables are very highly correlated, positively, or negatively. If that is the case, then it is quite conceivable that call incidence records are also highly correlated and they can be summarized by three to four principal components that are uncorrelated by nature and captures most of the variance in the raw data. The important principal components will be of some interest as measures of the underlying dimensions in the data. It will also be of value to know that there is a good deal of redundancy in the original call incidence variables, with most of them measuring similar things.</w:t>
      </w:r>
    </w:p>
    <w:p w14:paraId="74DE9D2A" w14:textId="77777777" w:rsidR="006E5CEF" w:rsidRPr="00F0401A" w:rsidRDefault="006E5CEF" w:rsidP="006E5CEF">
      <w:pPr>
        <w:pStyle w:val="BodyText"/>
        <w:rPr>
          <w:rFonts w:cs="Arial"/>
          <w:szCs w:val="22"/>
        </w:rPr>
      </w:pPr>
      <w:r w:rsidRPr="00F0401A">
        <w:rPr>
          <w:rFonts w:cs="Arial"/>
          <w:szCs w:val="22"/>
        </w:rPr>
        <w:t xml:space="preserve">The first principal component is then the linear combination of the raw variables call incidences  </w:t>
      </w:r>
      <m:oMath>
        <m:sSub>
          <m:sSubPr>
            <m:ctrlPr>
              <w:rPr>
                <w:rFonts w:ascii="Cambria Math" w:hAnsi="Cambria Math" w:cs="Arial"/>
                <w:szCs w:val="22"/>
              </w:rPr>
            </m:ctrlPr>
          </m:sSubPr>
          <m:e>
            <m:r>
              <w:rPr>
                <w:rFonts w:ascii="Cambria Math" w:hAnsi="Cambria Math" w:cs="Arial"/>
                <w:szCs w:val="22"/>
              </w:rPr>
              <m:t>X</m:t>
            </m:r>
          </m:e>
          <m:sub>
            <m:r>
              <m:rPr>
                <m:sty m:val="p"/>
              </m:rPr>
              <w:rPr>
                <w:rFonts w:ascii="Cambria Math" w:hAnsi="Cambria Math" w:cs="Arial"/>
                <w:szCs w:val="22"/>
              </w:rPr>
              <m:t>1</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m:rPr>
                <m:sty m:val="p"/>
              </m:rPr>
              <w:rPr>
                <w:rFonts w:ascii="Cambria Math" w:hAnsi="Cambria Math" w:cs="Arial"/>
                <w:szCs w:val="22"/>
              </w:rPr>
              <m:t>2</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m:rPr>
                <m:sty m:val="p"/>
              </m:rPr>
              <w:rPr>
                <w:rFonts w:ascii="Cambria Math" w:hAnsi="Cambria Math" w:cs="Arial"/>
                <w:szCs w:val="22"/>
              </w:rPr>
              <m:t>3</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w:rPr>
                <w:rFonts w:ascii="Cambria Math" w:hAnsi="Cambria Math" w:cs="Arial"/>
                <w:szCs w:val="22"/>
              </w:rPr>
              <m:t>p</m:t>
            </m:r>
          </m:sub>
        </m:sSub>
      </m:oMath>
      <w:r w:rsidRPr="00F0401A">
        <w:rPr>
          <w:rFonts w:cs="Arial"/>
          <w:szCs w:val="22"/>
        </w:rPr>
        <w:t xml:space="preserve"> and represented as </w:t>
      </w:r>
    </w:p>
    <w:p w14:paraId="1B40555D" w14:textId="77777777" w:rsidR="006E5CEF" w:rsidRPr="00F0401A" w:rsidRDefault="006E5CEF" w:rsidP="006E5CEF">
      <w:pPr>
        <w:pStyle w:val="BodyText"/>
        <w:rPr>
          <w:rFonts w:cs="Arial"/>
          <w:szCs w:val="22"/>
        </w:rPr>
      </w:pPr>
    </w:p>
    <w:p w14:paraId="0E178311" w14:textId="77777777" w:rsidR="006E5CEF" w:rsidRPr="00F0401A" w:rsidRDefault="009B1024" w:rsidP="006E5CEF">
      <w:pPr>
        <w:pStyle w:val="BodyText"/>
        <w:rPr>
          <w:rFonts w:cs="Arial"/>
          <w:szCs w:val="22"/>
        </w:rPr>
      </w:pPr>
      <m:oMathPara>
        <m:oMath>
          <m:sSub>
            <m:sSubPr>
              <m:ctrlPr>
                <w:rPr>
                  <w:rFonts w:ascii="Cambria Math" w:hAnsi="Cambria Math" w:cs="Arial"/>
                  <w:szCs w:val="22"/>
                </w:rPr>
              </m:ctrlPr>
            </m:sSubPr>
            <m:e>
              <m:r>
                <w:rPr>
                  <w:rFonts w:ascii="Cambria Math" w:hAnsi="Cambria Math" w:cs="Arial"/>
                  <w:szCs w:val="22"/>
                </w:rPr>
                <m:t>Z</m:t>
              </m:r>
            </m:e>
            <m:sub>
              <m:r>
                <m:rPr>
                  <m:sty m:val="p"/>
                </m:rPr>
                <w:rPr>
                  <w:rFonts w:ascii="Cambria Math" w:hAnsi="Cambria Math" w:cs="Arial"/>
                  <w:szCs w:val="22"/>
                </w:rPr>
                <m:t>1</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a</m:t>
              </m:r>
            </m:e>
            <m:sub>
              <m:r>
                <m:rPr>
                  <m:sty m:val="p"/>
                </m:rPr>
                <w:rPr>
                  <w:rFonts w:ascii="Cambria Math" w:hAnsi="Cambria Math" w:cs="Arial"/>
                  <w:szCs w:val="22"/>
                </w:rPr>
                <m:t>11</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m:rPr>
                  <m:sty m:val="p"/>
                </m:rPr>
                <w:rPr>
                  <w:rFonts w:ascii="Cambria Math" w:hAnsi="Cambria Math" w:cs="Arial"/>
                  <w:szCs w:val="22"/>
                </w:rPr>
                <m:t>1</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a</m:t>
              </m:r>
            </m:e>
            <m:sub>
              <m:r>
                <m:rPr>
                  <m:sty m:val="p"/>
                </m:rPr>
                <w:rPr>
                  <w:rFonts w:ascii="Cambria Math" w:hAnsi="Cambria Math" w:cs="Arial"/>
                  <w:szCs w:val="22"/>
                </w:rPr>
                <m:t>12</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m:rPr>
                  <m:sty m:val="p"/>
                </m:rPr>
                <w:rPr>
                  <w:rFonts w:ascii="Cambria Math" w:hAnsi="Cambria Math" w:cs="Arial"/>
                  <w:szCs w:val="22"/>
                </w:rPr>
                <m:t>2</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a</m:t>
              </m:r>
            </m:e>
            <m:sub>
              <m:r>
                <m:rPr>
                  <m:sty m:val="p"/>
                </m:rPr>
                <w:rPr>
                  <w:rFonts w:ascii="Cambria Math" w:hAnsi="Cambria Math" w:cs="Arial"/>
                  <w:szCs w:val="22"/>
                </w:rPr>
                <m:t>1</m:t>
              </m:r>
              <m:r>
                <w:rPr>
                  <w:rFonts w:ascii="Cambria Math" w:hAnsi="Cambria Math" w:cs="Arial"/>
                  <w:szCs w:val="22"/>
                </w:rPr>
                <m:t>p</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w:rPr>
                  <w:rFonts w:ascii="Cambria Math" w:hAnsi="Cambria Math" w:cs="Arial"/>
                  <w:szCs w:val="22"/>
                </w:rPr>
                <m:t>p</m:t>
              </m:r>
            </m:sub>
          </m:sSub>
        </m:oMath>
      </m:oMathPara>
    </w:p>
    <w:p w14:paraId="370BD215" w14:textId="77777777" w:rsidR="006E5CEF" w:rsidRPr="00F0401A" w:rsidRDefault="006E5CEF" w:rsidP="006E5CEF">
      <w:pPr>
        <w:pStyle w:val="BodyText"/>
        <w:rPr>
          <w:rFonts w:cs="Arial"/>
          <w:szCs w:val="22"/>
        </w:rPr>
      </w:pPr>
    </w:p>
    <w:p w14:paraId="5B873E3A" w14:textId="77777777" w:rsidR="006E5CEF" w:rsidRPr="00F0401A" w:rsidRDefault="006E5CEF" w:rsidP="006E5CEF">
      <w:pPr>
        <w:pStyle w:val="BodyText"/>
        <w:rPr>
          <w:rFonts w:cs="Arial"/>
          <w:szCs w:val="22"/>
        </w:rPr>
      </w:pPr>
      <w:r w:rsidRPr="00F0401A">
        <w:rPr>
          <w:rFonts w:cs="Arial"/>
          <w:szCs w:val="22"/>
        </w:rPr>
        <w:t>that varies as much as possible for the individuals, subject to the condition that</w:t>
      </w:r>
    </w:p>
    <w:p w14:paraId="6E6B25A9" w14:textId="77777777" w:rsidR="006E5CEF" w:rsidRPr="00F0401A" w:rsidRDefault="006E5CEF" w:rsidP="006E5CEF">
      <w:pPr>
        <w:pStyle w:val="BodyText"/>
        <w:rPr>
          <w:rFonts w:cs="Arial"/>
          <w:szCs w:val="22"/>
        </w:rPr>
      </w:pPr>
    </w:p>
    <w:p w14:paraId="1F90C87F" w14:textId="77777777" w:rsidR="006E5CEF" w:rsidRPr="00F0401A" w:rsidRDefault="009B1024" w:rsidP="006E5CEF">
      <w:pPr>
        <w:pStyle w:val="BodyText"/>
        <w:rPr>
          <w:rFonts w:cs="Arial"/>
          <w:szCs w:val="22"/>
        </w:rPr>
      </w:pPr>
      <m:oMathPara>
        <m:oMath>
          <m:sSup>
            <m:sSupPr>
              <m:ctrlPr>
                <w:rPr>
                  <w:rFonts w:ascii="Cambria Math" w:hAnsi="Cambria Math" w:cs="Arial"/>
                  <w:szCs w:val="22"/>
                </w:rPr>
              </m:ctrlPr>
            </m:sSupPr>
            <m:e>
              <m:sSub>
                <m:sSubPr>
                  <m:ctrlPr>
                    <w:rPr>
                      <w:rFonts w:ascii="Cambria Math" w:hAnsi="Cambria Math" w:cs="Arial"/>
                      <w:szCs w:val="22"/>
                    </w:rPr>
                  </m:ctrlPr>
                </m:sSubPr>
                <m:e>
                  <m:r>
                    <w:rPr>
                      <w:rFonts w:ascii="Cambria Math" w:hAnsi="Cambria Math" w:cs="Arial"/>
                      <w:szCs w:val="22"/>
                    </w:rPr>
                    <m:t>a</m:t>
                  </m:r>
                </m:e>
                <m:sub>
                  <m:r>
                    <m:rPr>
                      <m:sty m:val="p"/>
                    </m:rPr>
                    <w:rPr>
                      <w:rFonts w:ascii="Cambria Math" w:hAnsi="Cambria Math" w:cs="Arial"/>
                      <w:szCs w:val="22"/>
                    </w:rPr>
                    <m:t>11</m:t>
                  </m:r>
                </m:sub>
              </m:sSub>
            </m:e>
            <m:sup>
              <m:r>
                <m:rPr>
                  <m:sty m:val="p"/>
                </m:rPr>
                <w:rPr>
                  <w:rFonts w:ascii="Cambria Math" w:hAnsi="Cambria Math" w:cs="Arial"/>
                  <w:szCs w:val="22"/>
                </w:rPr>
                <m:t>2</m:t>
              </m:r>
            </m:sup>
          </m:sSup>
          <m:r>
            <m:rPr>
              <m:sty m:val="p"/>
            </m:rPr>
            <w:rPr>
              <w:rFonts w:ascii="Cambria Math" w:hAnsi="Cambria Math" w:cs="Arial"/>
              <w:szCs w:val="22"/>
            </w:rPr>
            <m:t>+</m:t>
          </m:r>
          <m:sSup>
            <m:sSupPr>
              <m:ctrlPr>
                <w:rPr>
                  <w:rFonts w:ascii="Cambria Math" w:hAnsi="Cambria Math" w:cs="Arial"/>
                  <w:szCs w:val="22"/>
                </w:rPr>
              </m:ctrlPr>
            </m:sSupPr>
            <m:e>
              <m:sSub>
                <m:sSubPr>
                  <m:ctrlPr>
                    <w:rPr>
                      <w:rFonts w:ascii="Cambria Math" w:hAnsi="Cambria Math" w:cs="Arial"/>
                      <w:szCs w:val="22"/>
                    </w:rPr>
                  </m:ctrlPr>
                </m:sSubPr>
                <m:e>
                  <m:r>
                    <w:rPr>
                      <w:rFonts w:ascii="Cambria Math" w:hAnsi="Cambria Math" w:cs="Arial"/>
                      <w:szCs w:val="22"/>
                    </w:rPr>
                    <m:t>a</m:t>
                  </m:r>
                </m:e>
                <m:sub>
                  <m:r>
                    <m:rPr>
                      <m:sty m:val="p"/>
                    </m:rPr>
                    <w:rPr>
                      <w:rFonts w:ascii="Cambria Math" w:hAnsi="Cambria Math" w:cs="Arial"/>
                      <w:szCs w:val="22"/>
                    </w:rPr>
                    <m:t>12</m:t>
                  </m:r>
                </m:sub>
              </m:sSub>
            </m:e>
            <m:sup>
              <m:r>
                <m:rPr>
                  <m:sty m:val="p"/>
                </m:rPr>
                <w:rPr>
                  <w:rFonts w:ascii="Cambria Math" w:hAnsi="Cambria Math" w:cs="Arial"/>
                  <w:szCs w:val="22"/>
                </w:rPr>
                <m:t xml:space="preserve">2 </m:t>
              </m:r>
            </m:sup>
          </m:sSup>
          <m:r>
            <m:rPr>
              <m:sty m:val="p"/>
            </m:rPr>
            <w:rPr>
              <w:rFonts w:ascii="Cambria Math" w:hAnsi="Cambria Math" w:cs="Arial"/>
              <w:szCs w:val="22"/>
            </w:rPr>
            <m:t>+…</m:t>
          </m:r>
          <m:sSup>
            <m:sSupPr>
              <m:ctrlPr>
                <w:rPr>
                  <w:rFonts w:ascii="Cambria Math" w:hAnsi="Cambria Math" w:cs="Arial"/>
                  <w:szCs w:val="22"/>
                </w:rPr>
              </m:ctrlPr>
            </m:sSupPr>
            <m:e>
              <m:sSub>
                <m:sSubPr>
                  <m:ctrlPr>
                    <w:rPr>
                      <w:rFonts w:ascii="Cambria Math" w:hAnsi="Cambria Math" w:cs="Arial"/>
                      <w:szCs w:val="22"/>
                    </w:rPr>
                  </m:ctrlPr>
                </m:sSubPr>
                <m:e>
                  <m:r>
                    <w:rPr>
                      <w:rFonts w:ascii="Cambria Math" w:hAnsi="Cambria Math" w:cs="Arial"/>
                      <w:szCs w:val="22"/>
                    </w:rPr>
                    <m:t>a</m:t>
                  </m:r>
                </m:e>
                <m:sub>
                  <m:r>
                    <m:rPr>
                      <m:sty m:val="p"/>
                    </m:rPr>
                    <w:rPr>
                      <w:rFonts w:ascii="Cambria Math" w:hAnsi="Cambria Math" w:cs="Arial"/>
                      <w:szCs w:val="22"/>
                    </w:rPr>
                    <m:t>1</m:t>
                  </m:r>
                  <m:r>
                    <w:rPr>
                      <w:rFonts w:ascii="Cambria Math" w:hAnsi="Cambria Math" w:cs="Arial"/>
                      <w:szCs w:val="22"/>
                    </w:rPr>
                    <m:t>p</m:t>
                  </m:r>
                </m:sub>
              </m:sSub>
            </m:e>
            <m:sup>
              <m:r>
                <m:rPr>
                  <m:sty m:val="p"/>
                </m:rPr>
                <w:rPr>
                  <w:rFonts w:ascii="Cambria Math" w:hAnsi="Cambria Math" w:cs="Arial"/>
                  <w:szCs w:val="22"/>
                </w:rPr>
                <m:t>2</m:t>
              </m:r>
            </m:sup>
          </m:sSup>
          <m:r>
            <m:rPr>
              <m:sty m:val="p"/>
            </m:rPr>
            <w:rPr>
              <w:rFonts w:ascii="Cambria Math" w:hAnsi="Cambria Math" w:cs="Arial"/>
              <w:szCs w:val="22"/>
            </w:rPr>
            <m:t>=1</m:t>
          </m:r>
        </m:oMath>
      </m:oMathPara>
    </w:p>
    <w:p w14:paraId="10686C9B" w14:textId="77777777" w:rsidR="006E5CEF" w:rsidRPr="00F0401A" w:rsidRDefault="006E5CEF" w:rsidP="006E5CEF">
      <w:pPr>
        <w:pStyle w:val="BodyText"/>
        <w:rPr>
          <w:rFonts w:cs="Arial"/>
          <w:szCs w:val="22"/>
        </w:rPr>
      </w:pPr>
    </w:p>
    <w:p w14:paraId="111B4031" w14:textId="77777777" w:rsidR="006E5CEF" w:rsidRPr="00F0401A" w:rsidRDefault="006E5CEF" w:rsidP="006E5CEF">
      <w:pPr>
        <w:pStyle w:val="BodyText"/>
        <w:rPr>
          <w:rFonts w:cs="Arial"/>
          <w:szCs w:val="22"/>
        </w:rPr>
      </w:pPr>
      <w:r w:rsidRPr="00F0401A">
        <w:rPr>
          <w:rFonts w:cs="Arial"/>
          <w:szCs w:val="22"/>
        </w:rPr>
        <w:lastRenderedPageBreak/>
        <w:t xml:space="preserve">Thus </w:t>
      </w:r>
      <m:oMath>
        <m:r>
          <w:rPr>
            <w:rFonts w:ascii="Cambria Math" w:hAnsi="Cambria Math" w:cs="Arial"/>
            <w:szCs w:val="22"/>
          </w:rPr>
          <m:t>Var</m:t>
        </m:r>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Z</m:t>
            </m:r>
          </m:e>
          <m:sub>
            <m:r>
              <m:rPr>
                <m:sty m:val="p"/>
              </m:rPr>
              <w:rPr>
                <w:rFonts w:ascii="Cambria Math" w:hAnsi="Cambria Math" w:cs="Arial"/>
                <w:szCs w:val="22"/>
              </w:rPr>
              <m:t>1</m:t>
            </m:r>
          </m:sub>
        </m:sSub>
        <m:r>
          <m:rPr>
            <m:sty m:val="p"/>
          </m:rPr>
          <w:rPr>
            <w:rFonts w:ascii="Cambria Math" w:hAnsi="Cambria Math" w:cs="Arial"/>
            <w:szCs w:val="22"/>
          </w:rPr>
          <m:t>)</m:t>
        </m:r>
      </m:oMath>
      <w:r w:rsidRPr="00F0401A">
        <w:rPr>
          <w:rFonts w:cs="Arial"/>
          <w:szCs w:val="22"/>
        </w:rPr>
        <w:t xml:space="preserve">, the variance of </w:t>
      </w:r>
      <m:oMath>
        <m:sSub>
          <m:sSubPr>
            <m:ctrlPr>
              <w:rPr>
                <w:rFonts w:ascii="Cambria Math" w:hAnsi="Cambria Math" w:cs="Arial"/>
                <w:szCs w:val="22"/>
              </w:rPr>
            </m:ctrlPr>
          </m:sSubPr>
          <m:e>
            <m:r>
              <w:rPr>
                <w:rFonts w:ascii="Cambria Math" w:hAnsi="Cambria Math" w:cs="Arial"/>
                <w:szCs w:val="22"/>
              </w:rPr>
              <m:t>Z</m:t>
            </m:r>
          </m:e>
          <m:sub>
            <m:r>
              <m:rPr>
                <m:sty m:val="p"/>
              </m:rPr>
              <w:rPr>
                <w:rFonts w:ascii="Cambria Math" w:hAnsi="Cambria Math" w:cs="Arial"/>
                <w:szCs w:val="22"/>
              </w:rPr>
              <m:t>1</m:t>
            </m:r>
          </m:sub>
        </m:sSub>
      </m:oMath>
      <w:r w:rsidRPr="00F0401A">
        <w:rPr>
          <w:rFonts w:cs="Arial"/>
          <w:szCs w:val="22"/>
        </w:rPr>
        <w:t xml:space="preserve"> , is as large as possible given this constraint on the constants </w:t>
      </w:r>
      <m:oMath>
        <m:sSub>
          <m:sSubPr>
            <m:ctrlPr>
              <w:rPr>
                <w:rFonts w:ascii="Cambria Math" w:hAnsi="Cambria Math" w:cs="Arial"/>
                <w:szCs w:val="22"/>
              </w:rPr>
            </m:ctrlPr>
          </m:sSubPr>
          <m:e>
            <m:r>
              <w:rPr>
                <w:rFonts w:ascii="Cambria Math" w:hAnsi="Cambria Math" w:cs="Arial"/>
                <w:szCs w:val="22"/>
              </w:rPr>
              <m:t>a</m:t>
            </m:r>
          </m:e>
          <m:sub>
            <m:r>
              <m:rPr>
                <m:sty m:val="p"/>
              </m:rPr>
              <w:rPr>
                <w:rFonts w:ascii="Cambria Math" w:hAnsi="Cambria Math" w:cs="Arial"/>
                <w:szCs w:val="22"/>
              </w:rPr>
              <m:t>1</m:t>
            </m:r>
            <m:r>
              <w:rPr>
                <w:rFonts w:ascii="Cambria Math" w:hAnsi="Cambria Math" w:cs="Arial"/>
                <w:szCs w:val="22"/>
              </w:rPr>
              <m:t>j</m:t>
            </m:r>
          </m:sub>
        </m:sSub>
      </m:oMath>
      <w:r w:rsidRPr="00F0401A">
        <w:rPr>
          <w:rFonts w:cs="Arial"/>
          <w:szCs w:val="22"/>
        </w:rPr>
        <w:t xml:space="preserve">. The constraint is introduced because if this is not done, then </w:t>
      </w:r>
      <m:oMath>
        <m:r>
          <w:rPr>
            <w:rFonts w:ascii="Cambria Math" w:hAnsi="Cambria Math" w:cs="Arial"/>
            <w:szCs w:val="22"/>
          </w:rPr>
          <m:t>Var</m:t>
        </m:r>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Z</m:t>
            </m:r>
          </m:e>
          <m:sub>
            <m:r>
              <m:rPr>
                <m:sty m:val="p"/>
              </m:rPr>
              <w:rPr>
                <w:rFonts w:ascii="Cambria Math" w:hAnsi="Cambria Math" w:cs="Arial"/>
                <w:szCs w:val="22"/>
              </w:rPr>
              <m:t>1</m:t>
            </m:r>
          </m:sub>
        </m:sSub>
        <m:r>
          <m:rPr>
            <m:sty m:val="p"/>
          </m:rPr>
          <w:rPr>
            <w:rFonts w:ascii="Cambria Math" w:hAnsi="Cambria Math" w:cs="Arial"/>
            <w:szCs w:val="22"/>
          </w:rPr>
          <m:t>)</m:t>
        </m:r>
      </m:oMath>
      <w:r w:rsidRPr="00F0401A">
        <w:rPr>
          <w:rFonts w:cs="Arial"/>
          <w:szCs w:val="22"/>
        </w:rPr>
        <w:t xml:space="preserve"> can be increased by simply increasing any one of the </w:t>
      </w:r>
      <m:oMath>
        <m:sSub>
          <m:sSubPr>
            <m:ctrlPr>
              <w:rPr>
                <w:rFonts w:ascii="Cambria Math" w:hAnsi="Cambria Math" w:cs="Arial"/>
                <w:szCs w:val="22"/>
              </w:rPr>
            </m:ctrlPr>
          </m:sSubPr>
          <m:e>
            <m:r>
              <w:rPr>
                <w:rFonts w:ascii="Cambria Math" w:hAnsi="Cambria Math" w:cs="Arial"/>
                <w:szCs w:val="22"/>
              </w:rPr>
              <m:t>a</m:t>
            </m:r>
          </m:e>
          <m:sub>
            <m:r>
              <m:rPr>
                <m:sty m:val="p"/>
              </m:rPr>
              <w:rPr>
                <w:rFonts w:ascii="Cambria Math" w:hAnsi="Cambria Math" w:cs="Arial"/>
                <w:szCs w:val="22"/>
              </w:rPr>
              <m:t>1</m:t>
            </m:r>
            <m:r>
              <w:rPr>
                <w:rFonts w:ascii="Cambria Math" w:hAnsi="Cambria Math" w:cs="Arial"/>
                <w:szCs w:val="22"/>
              </w:rPr>
              <m:t>j</m:t>
            </m:r>
          </m:sub>
        </m:sSub>
      </m:oMath>
      <w:r w:rsidRPr="00F0401A">
        <w:rPr>
          <w:rFonts w:cs="Arial"/>
          <w:szCs w:val="22"/>
        </w:rPr>
        <w:t xml:space="preserve"> values. Similarly, we can form the 2nd, 3rd and so on the p-th component in such a way so that </w:t>
      </w:r>
      <m:oMath>
        <m:r>
          <w:rPr>
            <w:rFonts w:ascii="Cambria Math" w:hAnsi="Cambria Math" w:cs="Arial"/>
            <w:szCs w:val="22"/>
          </w:rPr>
          <m:t>Var</m:t>
        </m:r>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Z</m:t>
            </m:r>
          </m:e>
          <m:sub>
            <m:r>
              <m:rPr>
                <m:sty m:val="p"/>
              </m:rPr>
              <w:rPr>
                <w:rFonts w:ascii="Cambria Math" w:hAnsi="Cambria Math" w:cs="Arial"/>
                <w:szCs w:val="22"/>
              </w:rPr>
              <m:t>2</m:t>
            </m:r>
          </m:sub>
        </m:sSub>
        <m:r>
          <m:rPr>
            <m:sty m:val="p"/>
          </m:rPr>
          <w:rPr>
            <w:rFonts w:ascii="Cambria Math" w:hAnsi="Cambria Math" w:cs="Arial"/>
            <w:szCs w:val="22"/>
          </w:rPr>
          <m:t>)</m:t>
        </m:r>
      </m:oMath>
      <w:r w:rsidRPr="00F0401A">
        <w:rPr>
          <w:rFonts w:cs="Arial"/>
          <w:szCs w:val="22"/>
        </w:rPr>
        <w:t xml:space="preserve">  is the second largest variance, </w:t>
      </w:r>
      <m:oMath>
        <m:r>
          <w:rPr>
            <w:rFonts w:ascii="Cambria Math" w:hAnsi="Cambria Math" w:cs="Arial"/>
            <w:szCs w:val="22"/>
          </w:rPr>
          <m:t>Var</m:t>
        </m:r>
        <m:d>
          <m:dPr>
            <m:ctrlPr>
              <w:rPr>
                <w:rFonts w:ascii="Cambria Math" w:hAnsi="Cambria Math" w:cs="Arial"/>
                <w:szCs w:val="22"/>
              </w:rPr>
            </m:ctrlPr>
          </m:dPr>
          <m:e>
            <m:sSub>
              <m:sSubPr>
                <m:ctrlPr>
                  <w:rPr>
                    <w:rFonts w:ascii="Cambria Math" w:hAnsi="Cambria Math" w:cs="Arial"/>
                    <w:szCs w:val="22"/>
                  </w:rPr>
                </m:ctrlPr>
              </m:sSubPr>
              <m:e>
                <m:r>
                  <w:rPr>
                    <w:rFonts w:ascii="Cambria Math" w:hAnsi="Cambria Math" w:cs="Arial"/>
                    <w:szCs w:val="22"/>
                  </w:rPr>
                  <m:t>Z</m:t>
                </m:r>
              </m:e>
              <m:sub>
                <m:r>
                  <m:rPr>
                    <m:sty m:val="p"/>
                  </m:rPr>
                  <w:rPr>
                    <w:rFonts w:ascii="Cambria Math" w:hAnsi="Cambria Math" w:cs="Arial"/>
                    <w:szCs w:val="22"/>
                  </w:rPr>
                  <m:t>3</m:t>
                </m:r>
              </m:sub>
            </m:sSub>
          </m:e>
        </m:d>
      </m:oMath>
      <w:r w:rsidRPr="00F0401A">
        <w:rPr>
          <w:rFonts w:cs="Arial"/>
          <w:szCs w:val="22"/>
        </w:rPr>
        <w:t xml:space="preserve"> is the 3rd largest variance and so on. </w:t>
      </w:r>
    </w:p>
    <w:p w14:paraId="5D7A4F05" w14:textId="77777777" w:rsidR="006E5CEF" w:rsidRPr="00F0401A" w:rsidRDefault="006E5CEF" w:rsidP="006E5CEF">
      <w:pPr>
        <w:pStyle w:val="BodyText"/>
        <w:rPr>
          <w:rFonts w:cs="Arial"/>
          <w:szCs w:val="22"/>
        </w:rPr>
      </w:pPr>
    </w:p>
    <w:p w14:paraId="38366E00" w14:textId="77777777" w:rsidR="006E5CEF" w:rsidRPr="00F0401A" w:rsidRDefault="009B1024" w:rsidP="006E5CEF">
      <w:pPr>
        <w:pStyle w:val="BodyText"/>
        <w:rPr>
          <w:rFonts w:cs="Arial"/>
          <w:szCs w:val="22"/>
        </w:rPr>
      </w:pPr>
      <m:oMath>
        <m:sSub>
          <m:sSubPr>
            <m:ctrlPr>
              <w:rPr>
                <w:rFonts w:ascii="Cambria Math" w:hAnsi="Cambria Math" w:cs="Arial"/>
                <w:szCs w:val="22"/>
              </w:rPr>
            </m:ctrlPr>
          </m:sSubPr>
          <m:e>
            <m:r>
              <w:rPr>
                <w:rFonts w:ascii="Cambria Math" w:hAnsi="Cambria Math" w:cs="Arial"/>
                <w:szCs w:val="22"/>
              </w:rPr>
              <m:t>Z</m:t>
            </m:r>
          </m:e>
          <m:sub>
            <m:r>
              <m:rPr>
                <m:sty m:val="p"/>
              </m:rPr>
              <w:rPr>
                <w:rFonts w:ascii="Cambria Math" w:hAnsi="Cambria Math" w:cs="Arial"/>
                <w:szCs w:val="22"/>
              </w:rPr>
              <m:t>2</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a</m:t>
            </m:r>
          </m:e>
          <m:sub>
            <m:r>
              <m:rPr>
                <m:sty m:val="p"/>
              </m:rPr>
              <w:rPr>
                <w:rFonts w:ascii="Cambria Math" w:hAnsi="Cambria Math" w:cs="Arial"/>
                <w:szCs w:val="22"/>
              </w:rPr>
              <m:t>21</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m:rPr>
                <m:sty m:val="p"/>
              </m:rPr>
              <w:rPr>
                <w:rFonts w:ascii="Cambria Math" w:hAnsi="Cambria Math" w:cs="Arial"/>
                <w:szCs w:val="22"/>
              </w:rPr>
              <m:t>1</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a</m:t>
            </m:r>
          </m:e>
          <m:sub>
            <m:r>
              <m:rPr>
                <m:sty m:val="p"/>
              </m:rPr>
              <w:rPr>
                <w:rFonts w:ascii="Cambria Math" w:hAnsi="Cambria Math" w:cs="Arial"/>
                <w:szCs w:val="22"/>
              </w:rPr>
              <m:t>22</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m:rPr>
                <m:sty m:val="p"/>
              </m:rPr>
              <w:rPr>
                <w:rFonts w:ascii="Cambria Math" w:hAnsi="Cambria Math" w:cs="Arial"/>
                <w:szCs w:val="22"/>
              </w:rPr>
              <m:t>2</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a</m:t>
            </m:r>
          </m:e>
          <m:sub>
            <m:r>
              <m:rPr>
                <m:sty m:val="p"/>
              </m:rPr>
              <w:rPr>
                <w:rFonts w:ascii="Cambria Math" w:hAnsi="Cambria Math" w:cs="Arial"/>
                <w:szCs w:val="22"/>
              </w:rPr>
              <m:t>2</m:t>
            </m:r>
            <m:r>
              <w:rPr>
                <w:rFonts w:ascii="Cambria Math" w:hAnsi="Cambria Math" w:cs="Arial"/>
                <w:szCs w:val="22"/>
              </w:rPr>
              <m:t>p</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w:rPr>
                <w:rFonts w:ascii="Cambria Math" w:hAnsi="Cambria Math" w:cs="Arial"/>
                <w:szCs w:val="22"/>
              </w:rPr>
              <m:t>p</m:t>
            </m:r>
          </m:sub>
        </m:sSub>
      </m:oMath>
      <w:r w:rsidR="006E5CEF" w:rsidRPr="00F0401A">
        <w:rPr>
          <w:rFonts w:cs="Arial"/>
          <w:szCs w:val="22"/>
        </w:rPr>
        <w:t xml:space="preserve">    Subject to the constraint </w:t>
      </w:r>
      <m:oMath>
        <m:r>
          <m:rPr>
            <m:sty m:val="p"/>
          </m:rPr>
          <w:rPr>
            <w:rFonts w:ascii="Cambria Math" w:hAnsi="Cambria Math" w:cs="Arial"/>
            <w:szCs w:val="22"/>
          </w:rPr>
          <w:br/>
        </m:r>
      </m:oMath>
      <m:oMathPara>
        <m:oMath>
          <m:sSup>
            <m:sSupPr>
              <m:ctrlPr>
                <w:rPr>
                  <w:rFonts w:ascii="Cambria Math" w:hAnsi="Cambria Math" w:cs="Arial"/>
                  <w:szCs w:val="22"/>
                </w:rPr>
              </m:ctrlPr>
            </m:sSupPr>
            <m:e>
              <m:sSub>
                <m:sSubPr>
                  <m:ctrlPr>
                    <w:rPr>
                      <w:rFonts w:ascii="Cambria Math" w:hAnsi="Cambria Math" w:cs="Arial"/>
                      <w:szCs w:val="22"/>
                    </w:rPr>
                  </m:ctrlPr>
                </m:sSubPr>
                <m:e>
                  <m:r>
                    <m:rPr>
                      <m:sty m:val="p"/>
                    </m:rPr>
                    <w:rPr>
                      <w:rFonts w:ascii="Cambria Math" w:hAnsi="Cambria Math" w:cs="Arial"/>
                      <w:szCs w:val="22"/>
                    </w:rPr>
                    <m:t xml:space="preserve">                                                                 </m:t>
                  </m:r>
                  <m:r>
                    <w:rPr>
                      <w:rFonts w:ascii="Cambria Math" w:hAnsi="Cambria Math" w:cs="Arial"/>
                      <w:szCs w:val="22"/>
                    </w:rPr>
                    <m:t>a</m:t>
                  </m:r>
                </m:e>
                <m:sub>
                  <m:r>
                    <m:rPr>
                      <m:sty m:val="p"/>
                    </m:rPr>
                    <w:rPr>
                      <w:rFonts w:ascii="Cambria Math" w:hAnsi="Cambria Math" w:cs="Arial"/>
                      <w:szCs w:val="22"/>
                    </w:rPr>
                    <m:t>21</m:t>
                  </m:r>
                </m:sub>
              </m:sSub>
            </m:e>
            <m:sup>
              <m:r>
                <m:rPr>
                  <m:sty m:val="p"/>
                </m:rPr>
                <w:rPr>
                  <w:rFonts w:ascii="Cambria Math" w:hAnsi="Cambria Math" w:cs="Arial"/>
                  <w:szCs w:val="22"/>
                </w:rPr>
                <m:t>2</m:t>
              </m:r>
            </m:sup>
          </m:sSup>
          <m:r>
            <m:rPr>
              <m:sty m:val="p"/>
            </m:rPr>
            <w:rPr>
              <w:rFonts w:ascii="Cambria Math" w:hAnsi="Cambria Math" w:cs="Arial"/>
              <w:szCs w:val="22"/>
            </w:rPr>
            <m:t>+</m:t>
          </m:r>
          <m:sSup>
            <m:sSupPr>
              <m:ctrlPr>
                <w:rPr>
                  <w:rFonts w:ascii="Cambria Math" w:hAnsi="Cambria Math" w:cs="Arial"/>
                  <w:szCs w:val="22"/>
                </w:rPr>
              </m:ctrlPr>
            </m:sSupPr>
            <m:e>
              <m:sSub>
                <m:sSubPr>
                  <m:ctrlPr>
                    <w:rPr>
                      <w:rFonts w:ascii="Cambria Math" w:hAnsi="Cambria Math" w:cs="Arial"/>
                      <w:szCs w:val="22"/>
                    </w:rPr>
                  </m:ctrlPr>
                </m:sSubPr>
                <m:e>
                  <m:r>
                    <w:rPr>
                      <w:rFonts w:ascii="Cambria Math" w:hAnsi="Cambria Math" w:cs="Arial"/>
                      <w:szCs w:val="22"/>
                    </w:rPr>
                    <m:t>a</m:t>
                  </m:r>
                </m:e>
                <m:sub>
                  <m:r>
                    <m:rPr>
                      <m:sty m:val="p"/>
                    </m:rPr>
                    <w:rPr>
                      <w:rFonts w:ascii="Cambria Math" w:hAnsi="Cambria Math" w:cs="Arial"/>
                      <w:szCs w:val="22"/>
                    </w:rPr>
                    <m:t>22</m:t>
                  </m:r>
                </m:sub>
              </m:sSub>
            </m:e>
            <m:sup>
              <m:r>
                <m:rPr>
                  <m:sty m:val="p"/>
                </m:rPr>
                <w:rPr>
                  <w:rFonts w:ascii="Cambria Math" w:hAnsi="Cambria Math" w:cs="Arial"/>
                  <w:szCs w:val="22"/>
                </w:rPr>
                <m:t xml:space="preserve">2 </m:t>
              </m:r>
            </m:sup>
          </m:sSup>
          <m:r>
            <m:rPr>
              <m:sty m:val="p"/>
            </m:rPr>
            <w:rPr>
              <w:rFonts w:ascii="Cambria Math" w:hAnsi="Cambria Math" w:cs="Arial"/>
              <w:szCs w:val="22"/>
            </w:rPr>
            <m:t>+…</m:t>
          </m:r>
          <m:sSup>
            <m:sSupPr>
              <m:ctrlPr>
                <w:rPr>
                  <w:rFonts w:ascii="Cambria Math" w:hAnsi="Cambria Math" w:cs="Arial"/>
                  <w:szCs w:val="22"/>
                </w:rPr>
              </m:ctrlPr>
            </m:sSupPr>
            <m:e>
              <m:sSub>
                <m:sSubPr>
                  <m:ctrlPr>
                    <w:rPr>
                      <w:rFonts w:ascii="Cambria Math" w:hAnsi="Cambria Math" w:cs="Arial"/>
                      <w:szCs w:val="22"/>
                    </w:rPr>
                  </m:ctrlPr>
                </m:sSubPr>
                <m:e>
                  <m:r>
                    <w:rPr>
                      <w:rFonts w:ascii="Cambria Math" w:hAnsi="Cambria Math" w:cs="Arial"/>
                      <w:szCs w:val="22"/>
                    </w:rPr>
                    <m:t>a</m:t>
                  </m:r>
                </m:e>
                <m:sub>
                  <m:r>
                    <m:rPr>
                      <m:sty m:val="p"/>
                    </m:rPr>
                    <w:rPr>
                      <w:rFonts w:ascii="Cambria Math" w:hAnsi="Cambria Math" w:cs="Arial"/>
                      <w:szCs w:val="22"/>
                    </w:rPr>
                    <m:t>2</m:t>
                  </m:r>
                  <m:r>
                    <w:rPr>
                      <w:rFonts w:ascii="Cambria Math" w:hAnsi="Cambria Math" w:cs="Arial"/>
                      <w:szCs w:val="22"/>
                    </w:rPr>
                    <m:t>p</m:t>
                  </m:r>
                </m:sub>
              </m:sSub>
            </m:e>
            <m:sup>
              <m:r>
                <m:rPr>
                  <m:sty m:val="p"/>
                </m:rPr>
                <w:rPr>
                  <w:rFonts w:ascii="Cambria Math" w:hAnsi="Cambria Math" w:cs="Arial"/>
                  <w:szCs w:val="22"/>
                </w:rPr>
                <m:t>2</m:t>
              </m:r>
            </m:sup>
          </m:sSup>
          <m:r>
            <m:rPr>
              <m:sty m:val="p"/>
            </m:rPr>
            <w:rPr>
              <w:rFonts w:ascii="Cambria Math" w:hAnsi="Cambria Math" w:cs="Arial"/>
              <w:szCs w:val="22"/>
            </w:rPr>
            <m:t>=1</m:t>
          </m:r>
        </m:oMath>
      </m:oMathPara>
    </w:p>
    <w:p w14:paraId="1B26C128" w14:textId="77777777" w:rsidR="006E5CEF" w:rsidRPr="00F0401A" w:rsidRDefault="006E5CEF" w:rsidP="006E5CEF">
      <w:pPr>
        <w:pStyle w:val="BodyText"/>
        <w:rPr>
          <w:rFonts w:cs="Arial"/>
          <w:szCs w:val="22"/>
        </w:rPr>
      </w:pPr>
      <w:r w:rsidRPr="00F0401A">
        <w:rPr>
          <w:rFonts w:cs="Arial"/>
          <w:szCs w:val="22"/>
        </w:rPr>
        <w:t xml:space="preserve"> </w:t>
      </w:r>
      <m:oMath>
        <m:sSub>
          <m:sSubPr>
            <m:ctrlPr>
              <w:rPr>
                <w:rFonts w:ascii="Cambria Math" w:hAnsi="Cambria Math" w:cs="Arial"/>
                <w:szCs w:val="22"/>
              </w:rPr>
            </m:ctrlPr>
          </m:sSubPr>
          <m:e>
            <m:r>
              <w:rPr>
                <w:rFonts w:ascii="Cambria Math" w:hAnsi="Cambria Math" w:cs="Arial"/>
                <w:szCs w:val="22"/>
              </w:rPr>
              <m:t>Z</m:t>
            </m:r>
          </m:e>
          <m:sub>
            <m:r>
              <m:rPr>
                <m:sty m:val="p"/>
              </m:rPr>
              <w:rPr>
                <w:rFonts w:ascii="Cambria Math" w:hAnsi="Cambria Math" w:cs="Arial"/>
                <w:szCs w:val="22"/>
              </w:rPr>
              <m:t>3</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a</m:t>
            </m:r>
          </m:e>
          <m:sub>
            <m:r>
              <m:rPr>
                <m:sty m:val="p"/>
              </m:rPr>
              <w:rPr>
                <w:rFonts w:ascii="Cambria Math" w:hAnsi="Cambria Math" w:cs="Arial"/>
                <w:szCs w:val="22"/>
              </w:rPr>
              <m:t>31</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m:rPr>
                <m:sty m:val="p"/>
              </m:rPr>
              <w:rPr>
                <w:rFonts w:ascii="Cambria Math" w:hAnsi="Cambria Math" w:cs="Arial"/>
                <w:szCs w:val="22"/>
              </w:rPr>
              <m:t>1</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a</m:t>
            </m:r>
          </m:e>
          <m:sub>
            <m:r>
              <m:rPr>
                <m:sty m:val="p"/>
              </m:rPr>
              <w:rPr>
                <w:rFonts w:ascii="Cambria Math" w:hAnsi="Cambria Math" w:cs="Arial"/>
                <w:szCs w:val="22"/>
              </w:rPr>
              <m:t>32</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m:rPr>
                <m:sty m:val="p"/>
              </m:rPr>
              <w:rPr>
                <w:rFonts w:ascii="Cambria Math" w:hAnsi="Cambria Math" w:cs="Arial"/>
                <w:szCs w:val="22"/>
              </w:rPr>
              <m:t>2</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a</m:t>
            </m:r>
          </m:e>
          <m:sub>
            <m:r>
              <m:rPr>
                <m:sty m:val="p"/>
              </m:rPr>
              <w:rPr>
                <w:rFonts w:ascii="Cambria Math" w:hAnsi="Cambria Math" w:cs="Arial"/>
                <w:szCs w:val="22"/>
              </w:rPr>
              <m:t>3</m:t>
            </m:r>
            <m:r>
              <w:rPr>
                <w:rFonts w:ascii="Cambria Math" w:hAnsi="Cambria Math" w:cs="Arial"/>
                <w:szCs w:val="22"/>
              </w:rPr>
              <m:t>p</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w:rPr>
                <w:rFonts w:ascii="Cambria Math" w:hAnsi="Cambria Math" w:cs="Arial"/>
                <w:szCs w:val="22"/>
              </w:rPr>
              <m:t>p</m:t>
            </m:r>
          </m:sub>
        </m:sSub>
      </m:oMath>
      <w:r w:rsidRPr="00F0401A">
        <w:rPr>
          <w:rFonts w:cs="Arial"/>
          <w:szCs w:val="22"/>
        </w:rPr>
        <w:t xml:space="preserve"> Subject to the constraint </w:t>
      </w:r>
      <m:oMath>
        <m:r>
          <m:rPr>
            <m:sty m:val="p"/>
          </m:rPr>
          <w:rPr>
            <w:rFonts w:ascii="Cambria Math" w:hAnsi="Cambria Math" w:cs="Arial"/>
            <w:szCs w:val="22"/>
          </w:rPr>
          <w:br/>
        </m:r>
      </m:oMath>
      <m:oMathPara>
        <m:oMath>
          <m:sSup>
            <m:sSupPr>
              <m:ctrlPr>
                <w:rPr>
                  <w:rFonts w:ascii="Cambria Math" w:hAnsi="Cambria Math" w:cs="Arial"/>
                  <w:szCs w:val="22"/>
                </w:rPr>
              </m:ctrlPr>
            </m:sSupPr>
            <m:e>
              <m:r>
                <m:rPr>
                  <m:sty m:val="p"/>
                </m:rPr>
                <w:rPr>
                  <w:rFonts w:ascii="Cambria Math" w:hAnsi="Cambria Math" w:cs="Arial"/>
                  <w:szCs w:val="22"/>
                </w:rPr>
                <m:t xml:space="preserve">                                                           </m:t>
              </m:r>
              <m:sSub>
                <m:sSubPr>
                  <m:ctrlPr>
                    <w:rPr>
                      <w:rFonts w:ascii="Cambria Math" w:hAnsi="Cambria Math" w:cs="Arial"/>
                      <w:szCs w:val="22"/>
                    </w:rPr>
                  </m:ctrlPr>
                </m:sSubPr>
                <m:e>
                  <m:r>
                    <w:rPr>
                      <w:rFonts w:ascii="Cambria Math" w:hAnsi="Cambria Math" w:cs="Arial"/>
                      <w:szCs w:val="22"/>
                    </w:rPr>
                    <m:t>a</m:t>
                  </m:r>
                </m:e>
                <m:sub>
                  <m:r>
                    <m:rPr>
                      <m:sty m:val="p"/>
                    </m:rPr>
                    <w:rPr>
                      <w:rFonts w:ascii="Cambria Math" w:hAnsi="Cambria Math" w:cs="Arial"/>
                      <w:szCs w:val="22"/>
                    </w:rPr>
                    <m:t>31</m:t>
                  </m:r>
                </m:sub>
              </m:sSub>
            </m:e>
            <m:sup>
              <m:r>
                <m:rPr>
                  <m:sty m:val="p"/>
                </m:rPr>
                <w:rPr>
                  <w:rFonts w:ascii="Cambria Math" w:hAnsi="Cambria Math" w:cs="Arial"/>
                  <w:szCs w:val="22"/>
                </w:rPr>
                <m:t>2</m:t>
              </m:r>
            </m:sup>
          </m:sSup>
          <m:r>
            <m:rPr>
              <m:sty m:val="p"/>
            </m:rPr>
            <w:rPr>
              <w:rFonts w:ascii="Cambria Math" w:hAnsi="Cambria Math" w:cs="Arial"/>
              <w:szCs w:val="22"/>
            </w:rPr>
            <m:t>+</m:t>
          </m:r>
          <m:sSup>
            <m:sSupPr>
              <m:ctrlPr>
                <w:rPr>
                  <w:rFonts w:ascii="Cambria Math" w:hAnsi="Cambria Math" w:cs="Arial"/>
                  <w:szCs w:val="22"/>
                </w:rPr>
              </m:ctrlPr>
            </m:sSupPr>
            <m:e>
              <m:sSub>
                <m:sSubPr>
                  <m:ctrlPr>
                    <w:rPr>
                      <w:rFonts w:ascii="Cambria Math" w:hAnsi="Cambria Math" w:cs="Arial"/>
                      <w:szCs w:val="22"/>
                    </w:rPr>
                  </m:ctrlPr>
                </m:sSubPr>
                <m:e>
                  <m:r>
                    <w:rPr>
                      <w:rFonts w:ascii="Cambria Math" w:hAnsi="Cambria Math" w:cs="Arial"/>
                      <w:szCs w:val="22"/>
                    </w:rPr>
                    <m:t>a</m:t>
                  </m:r>
                </m:e>
                <m:sub>
                  <m:r>
                    <m:rPr>
                      <m:sty m:val="p"/>
                    </m:rPr>
                    <w:rPr>
                      <w:rFonts w:ascii="Cambria Math" w:hAnsi="Cambria Math" w:cs="Arial"/>
                      <w:szCs w:val="22"/>
                    </w:rPr>
                    <m:t>32</m:t>
                  </m:r>
                </m:sub>
              </m:sSub>
            </m:e>
            <m:sup>
              <m:r>
                <m:rPr>
                  <m:sty m:val="p"/>
                </m:rPr>
                <w:rPr>
                  <w:rFonts w:ascii="Cambria Math" w:hAnsi="Cambria Math" w:cs="Arial"/>
                  <w:szCs w:val="22"/>
                </w:rPr>
                <m:t xml:space="preserve">2 </m:t>
              </m:r>
            </m:sup>
          </m:sSup>
          <m:r>
            <m:rPr>
              <m:sty m:val="p"/>
            </m:rPr>
            <w:rPr>
              <w:rFonts w:ascii="Cambria Math" w:hAnsi="Cambria Math" w:cs="Arial"/>
              <w:szCs w:val="22"/>
            </w:rPr>
            <m:t>+…</m:t>
          </m:r>
          <m:sSup>
            <m:sSupPr>
              <m:ctrlPr>
                <w:rPr>
                  <w:rFonts w:ascii="Cambria Math" w:hAnsi="Cambria Math" w:cs="Arial"/>
                  <w:szCs w:val="22"/>
                </w:rPr>
              </m:ctrlPr>
            </m:sSupPr>
            <m:e>
              <m:sSub>
                <m:sSubPr>
                  <m:ctrlPr>
                    <w:rPr>
                      <w:rFonts w:ascii="Cambria Math" w:hAnsi="Cambria Math" w:cs="Arial"/>
                      <w:szCs w:val="22"/>
                    </w:rPr>
                  </m:ctrlPr>
                </m:sSubPr>
                <m:e>
                  <m:r>
                    <w:rPr>
                      <w:rFonts w:ascii="Cambria Math" w:hAnsi="Cambria Math" w:cs="Arial"/>
                      <w:szCs w:val="22"/>
                    </w:rPr>
                    <m:t>a</m:t>
                  </m:r>
                </m:e>
                <m:sub>
                  <m:r>
                    <m:rPr>
                      <m:sty m:val="p"/>
                    </m:rPr>
                    <w:rPr>
                      <w:rFonts w:ascii="Cambria Math" w:hAnsi="Cambria Math" w:cs="Arial"/>
                      <w:szCs w:val="22"/>
                    </w:rPr>
                    <m:t>3</m:t>
                  </m:r>
                  <m:r>
                    <w:rPr>
                      <w:rFonts w:ascii="Cambria Math" w:hAnsi="Cambria Math" w:cs="Arial"/>
                      <w:szCs w:val="22"/>
                    </w:rPr>
                    <m:t>p</m:t>
                  </m:r>
                </m:sub>
              </m:sSub>
            </m:e>
            <m:sup>
              <m:r>
                <m:rPr>
                  <m:sty m:val="p"/>
                </m:rPr>
                <w:rPr>
                  <w:rFonts w:ascii="Cambria Math" w:hAnsi="Cambria Math" w:cs="Arial"/>
                  <w:szCs w:val="22"/>
                </w:rPr>
                <m:t>2</m:t>
              </m:r>
            </m:sup>
          </m:sSup>
          <m:r>
            <m:rPr>
              <m:sty m:val="p"/>
            </m:rPr>
            <w:rPr>
              <w:rFonts w:ascii="Cambria Math" w:hAnsi="Cambria Math" w:cs="Arial"/>
              <w:szCs w:val="22"/>
            </w:rPr>
            <m:t>=1</m:t>
          </m:r>
        </m:oMath>
      </m:oMathPara>
    </w:p>
    <w:p w14:paraId="38CCD620" w14:textId="77777777" w:rsidR="006E5CEF" w:rsidRPr="00F0401A" w:rsidRDefault="009B1024" w:rsidP="006E5CEF">
      <w:pPr>
        <w:pStyle w:val="BodyText"/>
        <w:rPr>
          <w:rFonts w:cs="Arial"/>
          <w:szCs w:val="22"/>
        </w:rPr>
      </w:pPr>
      <m:oMath>
        <m:sSub>
          <m:sSubPr>
            <m:ctrlPr>
              <w:rPr>
                <w:rFonts w:ascii="Cambria Math" w:hAnsi="Cambria Math" w:cs="Arial"/>
                <w:szCs w:val="22"/>
              </w:rPr>
            </m:ctrlPr>
          </m:sSubPr>
          <m:e>
            <m:r>
              <w:rPr>
                <w:rFonts w:ascii="Cambria Math" w:hAnsi="Cambria Math" w:cs="Arial"/>
                <w:szCs w:val="22"/>
              </w:rPr>
              <m:t>Z</m:t>
            </m:r>
          </m:e>
          <m:sub>
            <m:r>
              <w:rPr>
                <w:rFonts w:ascii="Cambria Math" w:hAnsi="Cambria Math" w:cs="Arial"/>
                <w:szCs w:val="22"/>
              </w:rPr>
              <m:t>p</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a</m:t>
            </m:r>
          </m:e>
          <m:sub>
            <m:r>
              <w:rPr>
                <w:rFonts w:ascii="Cambria Math" w:hAnsi="Cambria Math" w:cs="Arial"/>
                <w:szCs w:val="22"/>
              </w:rPr>
              <m:t>p</m:t>
            </m:r>
            <m:r>
              <m:rPr>
                <m:sty m:val="p"/>
              </m:rPr>
              <w:rPr>
                <w:rFonts w:ascii="Cambria Math" w:hAnsi="Cambria Math" w:cs="Arial"/>
                <w:szCs w:val="22"/>
              </w:rPr>
              <m:t>1</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m:rPr>
                <m:sty m:val="p"/>
              </m:rPr>
              <w:rPr>
                <w:rFonts w:ascii="Cambria Math" w:hAnsi="Cambria Math" w:cs="Arial"/>
                <w:szCs w:val="22"/>
              </w:rPr>
              <m:t>1</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a</m:t>
            </m:r>
          </m:e>
          <m:sub>
            <m:r>
              <w:rPr>
                <w:rFonts w:ascii="Cambria Math" w:hAnsi="Cambria Math" w:cs="Arial"/>
                <w:szCs w:val="22"/>
              </w:rPr>
              <m:t>p</m:t>
            </m:r>
            <m:r>
              <m:rPr>
                <m:sty m:val="p"/>
              </m:rPr>
              <w:rPr>
                <w:rFonts w:ascii="Cambria Math" w:hAnsi="Cambria Math" w:cs="Arial"/>
                <w:szCs w:val="22"/>
              </w:rPr>
              <m:t>2</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m:rPr>
                <m:sty m:val="p"/>
              </m:rPr>
              <w:rPr>
                <w:rFonts w:ascii="Cambria Math" w:hAnsi="Cambria Math" w:cs="Arial"/>
                <w:szCs w:val="22"/>
              </w:rPr>
              <m:t>2</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a</m:t>
            </m:r>
          </m:e>
          <m:sub>
            <m:r>
              <w:rPr>
                <w:rFonts w:ascii="Cambria Math" w:hAnsi="Cambria Math" w:cs="Arial"/>
                <w:szCs w:val="22"/>
              </w:rPr>
              <m:t>pp</m:t>
            </m:r>
          </m:sub>
        </m:sSub>
        <m:r>
          <m:rPr>
            <m:sty m:val="p"/>
          </m:rPr>
          <w:rPr>
            <w:rFonts w:ascii="Cambria Math" w:hAnsi="Cambria Math" w:cs="Arial"/>
            <w:szCs w:val="22"/>
          </w:rPr>
          <m:t>*</m:t>
        </m:r>
        <m:sSub>
          <m:sSubPr>
            <m:ctrlPr>
              <w:rPr>
                <w:rFonts w:ascii="Cambria Math" w:hAnsi="Cambria Math" w:cs="Arial"/>
                <w:szCs w:val="22"/>
              </w:rPr>
            </m:ctrlPr>
          </m:sSubPr>
          <m:e>
            <m:r>
              <w:rPr>
                <w:rFonts w:ascii="Cambria Math" w:hAnsi="Cambria Math" w:cs="Arial"/>
                <w:szCs w:val="22"/>
              </w:rPr>
              <m:t>X</m:t>
            </m:r>
          </m:e>
          <m:sub>
            <m:r>
              <w:rPr>
                <w:rFonts w:ascii="Cambria Math" w:hAnsi="Cambria Math" w:cs="Arial"/>
                <w:szCs w:val="22"/>
              </w:rPr>
              <m:t>p</m:t>
            </m:r>
          </m:sub>
        </m:sSub>
      </m:oMath>
      <w:r w:rsidR="006E5CEF" w:rsidRPr="00F0401A">
        <w:rPr>
          <w:rFonts w:cs="Arial"/>
          <w:szCs w:val="22"/>
        </w:rPr>
        <w:t xml:space="preserve">  Subject to the constraint </w:t>
      </w:r>
      <m:oMath>
        <m:r>
          <m:rPr>
            <m:sty m:val="p"/>
          </m:rPr>
          <w:rPr>
            <w:rFonts w:ascii="Cambria Math" w:hAnsi="Cambria Math" w:cs="Arial"/>
            <w:szCs w:val="22"/>
          </w:rPr>
          <w:br/>
        </m:r>
      </m:oMath>
      <m:oMathPara>
        <m:oMath>
          <m:sSup>
            <m:sSupPr>
              <m:ctrlPr>
                <w:rPr>
                  <w:rFonts w:ascii="Cambria Math" w:hAnsi="Cambria Math" w:cs="Arial"/>
                  <w:szCs w:val="22"/>
                </w:rPr>
              </m:ctrlPr>
            </m:sSupPr>
            <m:e>
              <m:sSub>
                <m:sSubPr>
                  <m:ctrlPr>
                    <w:rPr>
                      <w:rFonts w:ascii="Cambria Math" w:hAnsi="Cambria Math" w:cs="Arial"/>
                      <w:szCs w:val="22"/>
                    </w:rPr>
                  </m:ctrlPr>
                </m:sSubPr>
                <m:e>
                  <m:r>
                    <m:rPr>
                      <m:sty m:val="p"/>
                    </m:rPr>
                    <w:rPr>
                      <w:rFonts w:ascii="Cambria Math" w:hAnsi="Cambria Math" w:cs="Arial"/>
                      <w:szCs w:val="22"/>
                    </w:rPr>
                    <m:t xml:space="preserve">                                                   </m:t>
                  </m:r>
                  <m:r>
                    <w:rPr>
                      <w:rFonts w:ascii="Cambria Math" w:hAnsi="Cambria Math" w:cs="Arial"/>
                      <w:szCs w:val="22"/>
                    </w:rPr>
                    <m:t>a</m:t>
                  </m:r>
                </m:e>
                <m:sub>
                  <m:r>
                    <w:rPr>
                      <w:rFonts w:ascii="Cambria Math" w:hAnsi="Cambria Math" w:cs="Arial"/>
                      <w:szCs w:val="22"/>
                    </w:rPr>
                    <m:t>p</m:t>
                  </m:r>
                  <m:r>
                    <m:rPr>
                      <m:sty m:val="p"/>
                    </m:rPr>
                    <w:rPr>
                      <w:rFonts w:ascii="Cambria Math" w:hAnsi="Cambria Math" w:cs="Arial"/>
                      <w:szCs w:val="22"/>
                    </w:rPr>
                    <m:t>1</m:t>
                  </m:r>
                </m:sub>
              </m:sSub>
            </m:e>
            <m:sup>
              <m:r>
                <m:rPr>
                  <m:sty m:val="p"/>
                </m:rPr>
                <w:rPr>
                  <w:rFonts w:ascii="Cambria Math" w:hAnsi="Cambria Math" w:cs="Arial"/>
                  <w:szCs w:val="22"/>
                </w:rPr>
                <m:t>2</m:t>
              </m:r>
            </m:sup>
          </m:sSup>
          <m:r>
            <m:rPr>
              <m:sty m:val="p"/>
            </m:rPr>
            <w:rPr>
              <w:rFonts w:ascii="Cambria Math" w:hAnsi="Cambria Math" w:cs="Arial"/>
              <w:szCs w:val="22"/>
            </w:rPr>
            <m:t>+</m:t>
          </m:r>
          <m:sSup>
            <m:sSupPr>
              <m:ctrlPr>
                <w:rPr>
                  <w:rFonts w:ascii="Cambria Math" w:hAnsi="Cambria Math" w:cs="Arial"/>
                  <w:szCs w:val="22"/>
                </w:rPr>
              </m:ctrlPr>
            </m:sSupPr>
            <m:e>
              <m:sSub>
                <m:sSubPr>
                  <m:ctrlPr>
                    <w:rPr>
                      <w:rFonts w:ascii="Cambria Math" w:hAnsi="Cambria Math" w:cs="Arial"/>
                      <w:szCs w:val="22"/>
                    </w:rPr>
                  </m:ctrlPr>
                </m:sSubPr>
                <m:e>
                  <m:r>
                    <w:rPr>
                      <w:rFonts w:ascii="Cambria Math" w:hAnsi="Cambria Math" w:cs="Arial"/>
                      <w:szCs w:val="22"/>
                    </w:rPr>
                    <m:t>a</m:t>
                  </m:r>
                </m:e>
                <m:sub>
                  <m:r>
                    <w:rPr>
                      <w:rFonts w:ascii="Cambria Math" w:hAnsi="Cambria Math" w:cs="Arial"/>
                      <w:szCs w:val="22"/>
                    </w:rPr>
                    <m:t>p</m:t>
                  </m:r>
                  <m:r>
                    <m:rPr>
                      <m:sty m:val="p"/>
                    </m:rPr>
                    <w:rPr>
                      <w:rFonts w:ascii="Cambria Math" w:hAnsi="Cambria Math" w:cs="Arial"/>
                      <w:szCs w:val="22"/>
                    </w:rPr>
                    <m:t>2</m:t>
                  </m:r>
                </m:sub>
              </m:sSub>
            </m:e>
            <m:sup>
              <m:r>
                <m:rPr>
                  <m:sty m:val="p"/>
                </m:rPr>
                <w:rPr>
                  <w:rFonts w:ascii="Cambria Math" w:hAnsi="Cambria Math" w:cs="Arial"/>
                  <w:szCs w:val="22"/>
                </w:rPr>
                <m:t xml:space="preserve">2 </m:t>
              </m:r>
            </m:sup>
          </m:sSup>
          <m:r>
            <m:rPr>
              <m:sty m:val="p"/>
            </m:rPr>
            <w:rPr>
              <w:rFonts w:ascii="Cambria Math" w:hAnsi="Cambria Math" w:cs="Arial"/>
              <w:szCs w:val="22"/>
            </w:rPr>
            <m:t>+…</m:t>
          </m:r>
          <m:sSup>
            <m:sSupPr>
              <m:ctrlPr>
                <w:rPr>
                  <w:rFonts w:ascii="Cambria Math" w:hAnsi="Cambria Math" w:cs="Arial"/>
                  <w:szCs w:val="22"/>
                </w:rPr>
              </m:ctrlPr>
            </m:sSupPr>
            <m:e>
              <m:sSub>
                <m:sSubPr>
                  <m:ctrlPr>
                    <w:rPr>
                      <w:rFonts w:ascii="Cambria Math" w:hAnsi="Cambria Math" w:cs="Arial"/>
                      <w:szCs w:val="22"/>
                    </w:rPr>
                  </m:ctrlPr>
                </m:sSubPr>
                <m:e>
                  <m:r>
                    <w:rPr>
                      <w:rFonts w:ascii="Cambria Math" w:hAnsi="Cambria Math" w:cs="Arial"/>
                      <w:szCs w:val="22"/>
                    </w:rPr>
                    <m:t>a</m:t>
                  </m:r>
                </m:e>
                <m:sub>
                  <m:r>
                    <w:rPr>
                      <w:rFonts w:ascii="Cambria Math" w:hAnsi="Cambria Math" w:cs="Arial"/>
                      <w:szCs w:val="22"/>
                    </w:rPr>
                    <m:t>pp</m:t>
                  </m:r>
                </m:sub>
              </m:sSub>
            </m:e>
            <m:sup>
              <m:r>
                <m:rPr>
                  <m:sty m:val="p"/>
                </m:rPr>
                <w:rPr>
                  <w:rFonts w:ascii="Cambria Math" w:hAnsi="Cambria Math" w:cs="Arial"/>
                  <w:szCs w:val="22"/>
                </w:rPr>
                <m:t>2</m:t>
              </m:r>
            </m:sup>
          </m:sSup>
          <m:r>
            <m:rPr>
              <m:sty m:val="p"/>
            </m:rPr>
            <w:rPr>
              <w:rFonts w:ascii="Cambria Math" w:hAnsi="Cambria Math" w:cs="Arial"/>
              <w:szCs w:val="22"/>
            </w:rPr>
            <m:t>=1</m:t>
          </m:r>
        </m:oMath>
      </m:oMathPara>
    </w:p>
    <w:p w14:paraId="253F651D" w14:textId="1B7B732D" w:rsidR="006E5CEF" w:rsidRDefault="006E5CEF" w:rsidP="006E5CEF">
      <w:pPr>
        <w:pStyle w:val="BodyText"/>
        <w:rPr>
          <w:rFonts w:cs="Arial"/>
          <w:szCs w:val="22"/>
        </w:rPr>
      </w:pPr>
      <w:r w:rsidRPr="00F0401A">
        <w:rPr>
          <w:rFonts w:cs="Arial"/>
          <w:szCs w:val="22"/>
        </w:rPr>
        <w:t>As described in section 2.1.1 in correlation analysis, we observe that 9 variables are highly correlated with each other. We use those variables to get the principal components.</w:t>
      </w:r>
    </w:p>
    <w:p w14:paraId="69FE5226" w14:textId="2B97D444" w:rsidR="00551135" w:rsidRDefault="00C850A7" w:rsidP="00C850A7">
      <w:pPr>
        <w:pStyle w:val="Heading2"/>
      </w:pPr>
      <w:r>
        <w:t>Significant components for scoring band 2100 and band 700</w:t>
      </w:r>
    </w:p>
    <w:p w14:paraId="100E9D93" w14:textId="3246DC16" w:rsidR="00551135" w:rsidRDefault="00551135" w:rsidP="006E5CEF">
      <w:pPr>
        <w:pStyle w:val="BodyText"/>
        <w:rPr>
          <w:rFonts w:cs="Arial"/>
          <w:szCs w:val="22"/>
        </w:rPr>
      </w:pPr>
    </w:p>
    <w:tbl>
      <w:tblPr>
        <w:tblStyle w:val="TableGrid"/>
        <w:tblW w:w="0" w:type="auto"/>
        <w:tblInd w:w="1304" w:type="dxa"/>
        <w:tblLook w:val="04A0" w:firstRow="1" w:lastRow="0" w:firstColumn="1" w:lastColumn="0" w:noHBand="0" w:noVBand="1"/>
      </w:tblPr>
      <w:tblGrid>
        <w:gridCol w:w="3030"/>
        <w:gridCol w:w="3056"/>
        <w:gridCol w:w="3082"/>
      </w:tblGrid>
      <w:tr w:rsidR="00551135" w14:paraId="50EDCA58" w14:textId="77777777" w:rsidTr="00166E7C">
        <w:tc>
          <w:tcPr>
            <w:tcW w:w="3490" w:type="dxa"/>
          </w:tcPr>
          <w:p w14:paraId="3D53DDDD" w14:textId="77777777" w:rsidR="00551135" w:rsidRDefault="00551135" w:rsidP="00166E7C">
            <w:pPr>
              <w:pStyle w:val="BodyText"/>
              <w:ind w:left="0"/>
              <w:rPr>
                <w:rFonts w:cs="Arial"/>
                <w:szCs w:val="22"/>
              </w:rPr>
            </w:pPr>
            <w:r>
              <w:rPr>
                <w:rFonts w:cs="Arial"/>
                <w:szCs w:val="22"/>
              </w:rPr>
              <w:t xml:space="preserve">Date </w:t>
            </w:r>
          </w:p>
        </w:tc>
        <w:tc>
          <w:tcPr>
            <w:tcW w:w="3491" w:type="dxa"/>
          </w:tcPr>
          <w:p w14:paraId="55734193" w14:textId="77777777" w:rsidR="00551135" w:rsidRDefault="00551135" w:rsidP="00166E7C">
            <w:pPr>
              <w:pStyle w:val="BodyText"/>
              <w:ind w:left="0"/>
              <w:rPr>
                <w:rFonts w:cs="Arial"/>
                <w:szCs w:val="22"/>
              </w:rPr>
            </w:pPr>
            <w:r>
              <w:rPr>
                <w:rFonts w:cs="Arial"/>
                <w:szCs w:val="22"/>
              </w:rPr>
              <w:t xml:space="preserve">Eigen values </w:t>
            </w:r>
          </w:p>
        </w:tc>
        <w:tc>
          <w:tcPr>
            <w:tcW w:w="3491" w:type="dxa"/>
          </w:tcPr>
          <w:p w14:paraId="41A77985" w14:textId="77777777" w:rsidR="00551135" w:rsidRDefault="00551135" w:rsidP="00166E7C">
            <w:pPr>
              <w:pStyle w:val="BodyText"/>
              <w:ind w:left="0"/>
              <w:rPr>
                <w:rFonts w:cs="Arial"/>
                <w:szCs w:val="22"/>
              </w:rPr>
            </w:pPr>
            <w:r>
              <w:rPr>
                <w:rFonts w:cs="Arial"/>
                <w:szCs w:val="22"/>
              </w:rPr>
              <w:t xml:space="preserve">Weights </w:t>
            </w:r>
          </w:p>
        </w:tc>
      </w:tr>
      <w:tr w:rsidR="00551135" w:rsidRPr="00B67FFD" w14:paraId="611AE54C" w14:textId="77777777" w:rsidTr="00166E7C">
        <w:trPr>
          <w:trHeight w:val="1425"/>
        </w:trPr>
        <w:tc>
          <w:tcPr>
            <w:tcW w:w="3490" w:type="dxa"/>
          </w:tcPr>
          <w:p w14:paraId="4D786271" w14:textId="77777777" w:rsidR="00551135" w:rsidRDefault="00551135" w:rsidP="00166E7C">
            <w:pPr>
              <w:pStyle w:val="BodyText"/>
              <w:ind w:left="0"/>
              <w:rPr>
                <w:rFonts w:cs="Arial"/>
                <w:szCs w:val="22"/>
              </w:rPr>
            </w:pPr>
            <w:r>
              <w:rPr>
                <w:rFonts w:cs="Arial"/>
                <w:szCs w:val="22"/>
              </w:rPr>
              <w:t>Jan 13</w:t>
            </w:r>
            <w:r w:rsidRPr="00340484">
              <w:rPr>
                <w:rFonts w:cs="Arial"/>
                <w:szCs w:val="22"/>
                <w:vertAlign w:val="superscript"/>
              </w:rPr>
              <w:t>th</w:t>
            </w:r>
            <w:r>
              <w:rPr>
                <w:rFonts w:cs="Arial"/>
                <w:szCs w:val="22"/>
              </w:rPr>
              <w:t>, 2019</w:t>
            </w:r>
          </w:p>
        </w:tc>
        <w:tc>
          <w:tcPr>
            <w:tcW w:w="3491" w:type="dxa"/>
          </w:tcPr>
          <w:p w14:paraId="1E65660A" w14:textId="2281255D" w:rsidR="00551135" w:rsidRPr="00D05CF4" w:rsidRDefault="00166E7C" w:rsidP="00D05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D05CF4">
              <w:rPr>
                <w:rFonts w:ascii="Courier New" w:hAnsi="Courier New" w:cs="Courier New"/>
                <w:color w:val="000000"/>
                <w:sz w:val="18"/>
                <w:szCs w:val="18"/>
                <w:highlight w:val="yellow"/>
                <w:lang w:val="en-US"/>
              </w:rPr>
              <w:t>([2.62988894, 1.63636128, 1.1139026</w:t>
            </w:r>
            <w:r w:rsidRPr="00166E7C">
              <w:rPr>
                <w:rFonts w:ascii="Courier New" w:hAnsi="Courier New" w:cs="Courier New"/>
                <w:color w:val="000000"/>
                <w:sz w:val="18"/>
                <w:szCs w:val="18"/>
                <w:lang w:val="en-US"/>
              </w:rPr>
              <w:t xml:space="preserve"> , 0.96262873, 0.95085938,</w:t>
            </w:r>
            <w:r w:rsidRPr="00166E7C">
              <w:rPr>
                <w:rFonts w:ascii="Courier New" w:hAnsi="Courier New" w:cs="Courier New"/>
                <w:color w:val="000000"/>
                <w:sz w:val="18"/>
                <w:szCs w:val="18"/>
              </w:rPr>
              <w:t>0.84048025, 0.63577473, 0.13749362, 0.09483215])</w:t>
            </w:r>
          </w:p>
        </w:tc>
        <w:tc>
          <w:tcPr>
            <w:tcW w:w="3491" w:type="dxa"/>
          </w:tcPr>
          <w:p w14:paraId="33085112" w14:textId="4B4F5AD6" w:rsidR="00551135" w:rsidRPr="00B67FFD" w:rsidRDefault="00166E7C" w:rsidP="00166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D05CF4">
              <w:rPr>
                <w:rFonts w:ascii="Courier New" w:hAnsi="Courier New" w:cs="Courier New"/>
                <w:color w:val="000000"/>
                <w:sz w:val="18"/>
                <w:szCs w:val="18"/>
                <w:highlight w:val="yellow"/>
                <w:lang w:val="en-US"/>
              </w:rPr>
              <w:t>([0.29213777, 0.18177305, 0.12373641</w:t>
            </w:r>
            <w:r w:rsidRPr="00166E7C">
              <w:rPr>
                <w:rFonts w:ascii="Courier New" w:hAnsi="Courier New" w:cs="Courier New"/>
                <w:color w:val="000000"/>
                <w:sz w:val="18"/>
                <w:szCs w:val="18"/>
                <w:lang w:val="en-US"/>
              </w:rPr>
              <w:t>, 0.10693235, 0.10562497,0.09336365, 0.0706242 , 0.0152733 , 0.0105343 ])</w:t>
            </w:r>
          </w:p>
        </w:tc>
      </w:tr>
      <w:tr w:rsidR="00551135" w:rsidRPr="004259B2" w14:paraId="45EE7700" w14:textId="77777777" w:rsidTr="00166E7C">
        <w:tc>
          <w:tcPr>
            <w:tcW w:w="3490" w:type="dxa"/>
          </w:tcPr>
          <w:p w14:paraId="5FDB7291" w14:textId="77777777" w:rsidR="00551135" w:rsidRDefault="00551135" w:rsidP="00166E7C">
            <w:pPr>
              <w:pStyle w:val="BodyText"/>
              <w:ind w:left="0"/>
              <w:rPr>
                <w:rFonts w:cs="Arial"/>
                <w:szCs w:val="22"/>
              </w:rPr>
            </w:pPr>
            <w:r>
              <w:rPr>
                <w:rFonts w:cs="Arial"/>
                <w:szCs w:val="22"/>
              </w:rPr>
              <w:t>Jan 14</w:t>
            </w:r>
            <w:r w:rsidRPr="00340484">
              <w:rPr>
                <w:rFonts w:cs="Arial"/>
                <w:szCs w:val="22"/>
                <w:vertAlign w:val="superscript"/>
              </w:rPr>
              <w:t>th</w:t>
            </w:r>
            <w:r>
              <w:rPr>
                <w:rFonts w:cs="Arial"/>
                <w:szCs w:val="22"/>
              </w:rPr>
              <w:t>, 2019</w:t>
            </w:r>
          </w:p>
        </w:tc>
        <w:tc>
          <w:tcPr>
            <w:tcW w:w="3491" w:type="dxa"/>
          </w:tcPr>
          <w:p w14:paraId="00C71C57" w14:textId="50044A7E" w:rsidR="00551135" w:rsidRPr="004259B2" w:rsidRDefault="00D05CF4" w:rsidP="00D05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D05CF4">
              <w:rPr>
                <w:rFonts w:ascii="Courier New" w:hAnsi="Courier New" w:cs="Courier New"/>
                <w:color w:val="000000"/>
                <w:sz w:val="18"/>
                <w:szCs w:val="18"/>
                <w:highlight w:val="yellow"/>
                <w:lang w:val="en-US"/>
              </w:rPr>
              <w:t>([2.59797049, 1.66800654, 1.11604812</w:t>
            </w:r>
            <w:r w:rsidRPr="00D05CF4">
              <w:rPr>
                <w:rFonts w:ascii="Courier New" w:hAnsi="Courier New" w:cs="Courier New"/>
                <w:color w:val="000000"/>
                <w:sz w:val="18"/>
                <w:szCs w:val="18"/>
                <w:lang w:val="en-US"/>
              </w:rPr>
              <w:t>, 0.97216865, 0.94518707,0.85148009, 0.62155522, 0.13284592, 0.09695957])</w:t>
            </w:r>
          </w:p>
        </w:tc>
        <w:tc>
          <w:tcPr>
            <w:tcW w:w="3491" w:type="dxa"/>
          </w:tcPr>
          <w:p w14:paraId="7196EC27" w14:textId="0F241706" w:rsidR="00551135" w:rsidRPr="004259B2" w:rsidRDefault="00D05CF4" w:rsidP="00D05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D05CF4">
              <w:rPr>
                <w:rFonts w:ascii="Courier New" w:hAnsi="Courier New" w:cs="Courier New"/>
                <w:color w:val="000000"/>
                <w:sz w:val="18"/>
                <w:szCs w:val="18"/>
                <w:highlight w:val="yellow"/>
                <w:lang w:val="en-US"/>
              </w:rPr>
              <w:t>([0.28859215, 0.18528832, 0.12397474</w:t>
            </w:r>
            <w:r w:rsidRPr="00D05CF4">
              <w:rPr>
                <w:rFonts w:ascii="Courier New" w:hAnsi="Courier New" w:cs="Courier New"/>
                <w:color w:val="000000"/>
                <w:sz w:val="18"/>
                <w:szCs w:val="18"/>
                <w:lang w:val="en-US"/>
              </w:rPr>
              <w:t>, 0.10799208, 0.10499487,0.09458555, 0.06904465, 0.01475701, 0.01077063])</w:t>
            </w:r>
          </w:p>
        </w:tc>
      </w:tr>
      <w:tr w:rsidR="00551135" w:rsidRPr="00B67FFD" w14:paraId="3218700A" w14:textId="77777777" w:rsidTr="00166E7C">
        <w:tc>
          <w:tcPr>
            <w:tcW w:w="3490" w:type="dxa"/>
          </w:tcPr>
          <w:p w14:paraId="6858107E" w14:textId="77777777" w:rsidR="00551135" w:rsidRDefault="00551135" w:rsidP="00166E7C">
            <w:pPr>
              <w:pStyle w:val="BodyText"/>
              <w:ind w:left="0"/>
              <w:rPr>
                <w:rFonts w:cs="Arial"/>
                <w:szCs w:val="22"/>
              </w:rPr>
            </w:pPr>
            <w:r>
              <w:rPr>
                <w:rFonts w:cs="Arial"/>
                <w:szCs w:val="22"/>
              </w:rPr>
              <w:t>Jan 15</w:t>
            </w:r>
            <w:r w:rsidRPr="00340484">
              <w:rPr>
                <w:rFonts w:cs="Arial"/>
                <w:szCs w:val="22"/>
                <w:vertAlign w:val="superscript"/>
              </w:rPr>
              <w:t>th</w:t>
            </w:r>
            <w:r>
              <w:rPr>
                <w:rFonts w:cs="Arial"/>
                <w:szCs w:val="22"/>
              </w:rPr>
              <w:t>, 2019</w:t>
            </w:r>
          </w:p>
        </w:tc>
        <w:tc>
          <w:tcPr>
            <w:tcW w:w="3491" w:type="dxa"/>
          </w:tcPr>
          <w:p w14:paraId="157D9548" w14:textId="3D269819" w:rsidR="00551135" w:rsidRPr="00B67FFD" w:rsidRDefault="00D05CF4" w:rsidP="00D05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D05CF4">
              <w:rPr>
                <w:rFonts w:ascii="Courier New" w:hAnsi="Courier New" w:cs="Courier New"/>
                <w:color w:val="000000"/>
                <w:sz w:val="18"/>
                <w:szCs w:val="18"/>
                <w:highlight w:val="yellow"/>
                <w:lang w:val="en-US"/>
              </w:rPr>
              <w:t>([2.63192072, 1.66128475, 1.11037981</w:t>
            </w:r>
            <w:r w:rsidRPr="00D05CF4">
              <w:rPr>
                <w:rFonts w:ascii="Courier New" w:hAnsi="Courier New" w:cs="Courier New"/>
                <w:color w:val="000000"/>
                <w:sz w:val="18"/>
                <w:szCs w:val="18"/>
                <w:lang w:val="en-US"/>
              </w:rPr>
              <w:t>, 0.97508784, 0.94675753,0.83611857, 0.62316327, 0.12298106, 0.09452813])</w:t>
            </w:r>
          </w:p>
        </w:tc>
        <w:tc>
          <w:tcPr>
            <w:tcW w:w="3491" w:type="dxa"/>
          </w:tcPr>
          <w:p w14:paraId="5994D287" w14:textId="77777777" w:rsidR="00D05CF4" w:rsidRPr="00D05CF4" w:rsidRDefault="00D05CF4" w:rsidP="00D05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D05CF4">
              <w:rPr>
                <w:rFonts w:ascii="Courier New" w:hAnsi="Courier New" w:cs="Courier New"/>
                <w:color w:val="000000"/>
                <w:sz w:val="18"/>
                <w:szCs w:val="18"/>
                <w:highlight w:val="yellow"/>
                <w:lang w:val="en-US"/>
              </w:rPr>
              <w:t>([0.29236346, 0.18454164, 0.12334509,</w:t>
            </w:r>
            <w:r w:rsidRPr="00D05CF4">
              <w:rPr>
                <w:rFonts w:ascii="Courier New" w:hAnsi="Courier New" w:cs="Courier New"/>
                <w:color w:val="000000"/>
                <w:sz w:val="18"/>
                <w:szCs w:val="18"/>
                <w:lang w:val="en-US"/>
              </w:rPr>
              <w:t xml:space="preserve"> 0.10831636, 0.10516932,</w:t>
            </w:r>
          </w:p>
          <w:p w14:paraId="0DD4A707" w14:textId="3D5D5CDC" w:rsidR="00551135" w:rsidRPr="00B67FFD" w:rsidRDefault="00D05CF4" w:rsidP="00D05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D05CF4">
              <w:rPr>
                <w:rFonts w:ascii="Courier New" w:hAnsi="Courier New" w:cs="Courier New"/>
                <w:color w:val="000000"/>
                <w:sz w:val="18"/>
                <w:szCs w:val="18"/>
                <w:lang w:val="en-US"/>
              </w:rPr>
              <w:t xml:space="preserve">       0.09287914, 0.06922328, 0.01366119, 0.01050053])</w:t>
            </w:r>
          </w:p>
        </w:tc>
      </w:tr>
      <w:tr w:rsidR="00551135" w:rsidRPr="00B67FFD" w14:paraId="708B0E80" w14:textId="77777777" w:rsidTr="00166E7C">
        <w:tc>
          <w:tcPr>
            <w:tcW w:w="3490" w:type="dxa"/>
          </w:tcPr>
          <w:p w14:paraId="6E8F07D2" w14:textId="77777777" w:rsidR="00551135" w:rsidRDefault="00551135" w:rsidP="00166E7C">
            <w:pPr>
              <w:pStyle w:val="BodyText"/>
              <w:ind w:left="0"/>
              <w:rPr>
                <w:rFonts w:cs="Arial"/>
                <w:szCs w:val="22"/>
              </w:rPr>
            </w:pPr>
            <w:r>
              <w:rPr>
                <w:rFonts w:cs="Arial"/>
                <w:szCs w:val="22"/>
              </w:rPr>
              <w:t>Jan 16</w:t>
            </w:r>
            <w:r w:rsidRPr="00340484">
              <w:rPr>
                <w:rFonts w:cs="Arial"/>
                <w:szCs w:val="22"/>
                <w:vertAlign w:val="superscript"/>
              </w:rPr>
              <w:t>th</w:t>
            </w:r>
            <w:r>
              <w:rPr>
                <w:rFonts w:cs="Arial"/>
                <w:szCs w:val="22"/>
              </w:rPr>
              <w:t>, 2019</w:t>
            </w:r>
          </w:p>
        </w:tc>
        <w:tc>
          <w:tcPr>
            <w:tcW w:w="3491" w:type="dxa"/>
          </w:tcPr>
          <w:p w14:paraId="002BFB7A" w14:textId="518C35D5" w:rsidR="00551135" w:rsidRPr="00B67FFD" w:rsidRDefault="00D05CF4" w:rsidP="00D05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D05CF4">
              <w:rPr>
                <w:rFonts w:ascii="Courier New" w:hAnsi="Courier New" w:cs="Courier New"/>
                <w:color w:val="000000"/>
                <w:sz w:val="18"/>
                <w:szCs w:val="18"/>
                <w:highlight w:val="yellow"/>
                <w:lang w:val="en-US"/>
              </w:rPr>
              <w:t>([2.68059324, 1.68181546, 1.1094987</w:t>
            </w:r>
            <w:r w:rsidRPr="00D05CF4">
              <w:rPr>
                <w:rFonts w:ascii="Courier New" w:hAnsi="Courier New" w:cs="Courier New"/>
                <w:color w:val="000000"/>
                <w:sz w:val="18"/>
                <w:szCs w:val="18"/>
                <w:lang w:val="en-US"/>
              </w:rPr>
              <w:t xml:space="preserve"> , 0.96234579, 0.91723331,0.85899547, 0.58650935, 0.11817505, 0.08705531])</w:t>
            </w:r>
          </w:p>
        </w:tc>
        <w:tc>
          <w:tcPr>
            <w:tcW w:w="3491" w:type="dxa"/>
          </w:tcPr>
          <w:p w14:paraId="325B3849" w14:textId="572E1128" w:rsidR="00551135" w:rsidRPr="00B67FFD" w:rsidRDefault="00D05CF4" w:rsidP="00D05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D05CF4">
              <w:rPr>
                <w:rFonts w:ascii="Courier New" w:hAnsi="Courier New" w:cs="Courier New"/>
                <w:color w:val="000000"/>
                <w:sz w:val="18"/>
                <w:szCs w:val="18"/>
                <w:highlight w:val="yellow"/>
                <w:lang w:val="en-US"/>
              </w:rPr>
              <w:t>([0.29777019, 0.18682227, 0.12324721</w:t>
            </w:r>
            <w:r w:rsidRPr="00D05CF4">
              <w:rPr>
                <w:rFonts w:ascii="Courier New" w:hAnsi="Courier New" w:cs="Courier New"/>
                <w:color w:val="000000"/>
                <w:sz w:val="18"/>
                <w:szCs w:val="18"/>
                <w:lang w:val="en-US"/>
              </w:rPr>
              <w:t>, 0.10690092, 0.10188966,0.09542039, 0.06515162, 0.01312732, 0.00967043])</w:t>
            </w:r>
          </w:p>
        </w:tc>
      </w:tr>
    </w:tbl>
    <w:p w14:paraId="6375F68E" w14:textId="4BC9A06F" w:rsidR="00551135" w:rsidRDefault="00C850A7" w:rsidP="00C850A7">
      <w:pPr>
        <w:pStyle w:val="Caption"/>
      </w:pPr>
      <w:r>
        <w:t xml:space="preserve">Table </w:t>
      </w:r>
      <w:r w:rsidR="009B1024">
        <w:fldChar w:fldCharType="begin"/>
      </w:r>
      <w:r w:rsidR="009B1024">
        <w:instrText xml:space="preserve"> SEQ Table \* ARABIC </w:instrText>
      </w:r>
      <w:r w:rsidR="009B1024">
        <w:fldChar w:fldCharType="separate"/>
      </w:r>
      <w:r>
        <w:rPr>
          <w:noProof/>
        </w:rPr>
        <w:t>8</w:t>
      </w:r>
      <w:r w:rsidR="009B1024">
        <w:rPr>
          <w:noProof/>
        </w:rPr>
        <w:fldChar w:fldCharType="end"/>
      </w:r>
      <w:r>
        <w:t>:</w:t>
      </w:r>
      <w:r w:rsidR="00166E7C">
        <w:t xml:space="preserve"> Eigen values and proportion of variability captured by the principal components when cells are ranked for few consecutive days in Jan 2019 for band 2100 cells</w:t>
      </w:r>
    </w:p>
    <w:p w14:paraId="37426481" w14:textId="07C44E8E" w:rsidR="00166E7C" w:rsidRDefault="00166E7C" w:rsidP="00166E7C">
      <w:pPr>
        <w:rPr>
          <w:lang w:val="en-US"/>
        </w:rPr>
      </w:pPr>
    </w:p>
    <w:p w14:paraId="1106569C" w14:textId="76BE6A56" w:rsidR="00166E7C" w:rsidRDefault="00166E7C" w:rsidP="00166E7C">
      <w:pPr>
        <w:rPr>
          <w:lang w:val="en-US"/>
        </w:rPr>
      </w:pPr>
    </w:p>
    <w:p w14:paraId="0202691F" w14:textId="55DC961E" w:rsidR="00166E7C" w:rsidRDefault="00166E7C" w:rsidP="00166E7C">
      <w:pPr>
        <w:rPr>
          <w:lang w:val="en-US"/>
        </w:rPr>
      </w:pPr>
    </w:p>
    <w:p w14:paraId="0A77E521" w14:textId="31F77DCE" w:rsidR="00166E7C" w:rsidRDefault="00166E7C" w:rsidP="00166E7C">
      <w:pPr>
        <w:rPr>
          <w:lang w:val="en-US"/>
        </w:rPr>
      </w:pPr>
    </w:p>
    <w:p w14:paraId="7EA20AAB" w14:textId="2BC1DD98" w:rsidR="00166E7C" w:rsidRDefault="00166E7C" w:rsidP="00166E7C">
      <w:pPr>
        <w:rPr>
          <w:lang w:val="en-US"/>
        </w:rPr>
      </w:pPr>
    </w:p>
    <w:p w14:paraId="475EDC0C" w14:textId="77777777" w:rsidR="00166E7C" w:rsidRPr="00166E7C" w:rsidRDefault="00166E7C" w:rsidP="00166E7C">
      <w:pPr>
        <w:rPr>
          <w:lang w:val="en-US"/>
        </w:rPr>
      </w:pPr>
    </w:p>
    <w:tbl>
      <w:tblPr>
        <w:tblStyle w:val="TableGrid"/>
        <w:tblW w:w="0" w:type="auto"/>
        <w:tblInd w:w="1304" w:type="dxa"/>
        <w:tblLook w:val="04A0" w:firstRow="1" w:lastRow="0" w:firstColumn="1" w:lastColumn="0" w:noHBand="0" w:noVBand="1"/>
      </w:tblPr>
      <w:tblGrid>
        <w:gridCol w:w="3030"/>
        <w:gridCol w:w="3056"/>
        <w:gridCol w:w="3082"/>
      </w:tblGrid>
      <w:tr w:rsidR="00C850A7" w14:paraId="5F364F52" w14:textId="77777777" w:rsidTr="00166E7C">
        <w:tc>
          <w:tcPr>
            <w:tcW w:w="3490" w:type="dxa"/>
          </w:tcPr>
          <w:p w14:paraId="5F0459EB" w14:textId="77777777" w:rsidR="00C850A7" w:rsidRDefault="00C850A7" w:rsidP="00166E7C">
            <w:pPr>
              <w:pStyle w:val="BodyText"/>
              <w:ind w:left="0"/>
              <w:rPr>
                <w:rFonts w:cs="Arial"/>
                <w:szCs w:val="22"/>
              </w:rPr>
            </w:pPr>
            <w:r>
              <w:rPr>
                <w:rFonts w:cs="Arial"/>
                <w:szCs w:val="22"/>
              </w:rPr>
              <w:t xml:space="preserve">Date </w:t>
            </w:r>
          </w:p>
        </w:tc>
        <w:tc>
          <w:tcPr>
            <w:tcW w:w="3491" w:type="dxa"/>
          </w:tcPr>
          <w:p w14:paraId="44FA6D07" w14:textId="77777777" w:rsidR="00C850A7" w:rsidRDefault="00C850A7" w:rsidP="00166E7C">
            <w:pPr>
              <w:pStyle w:val="BodyText"/>
              <w:ind w:left="0"/>
              <w:rPr>
                <w:rFonts w:cs="Arial"/>
                <w:szCs w:val="22"/>
              </w:rPr>
            </w:pPr>
            <w:r>
              <w:rPr>
                <w:rFonts w:cs="Arial"/>
                <w:szCs w:val="22"/>
              </w:rPr>
              <w:t xml:space="preserve">Eigen values </w:t>
            </w:r>
          </w:p>
        </w:tc>
        <w:tc>
          <w:tcPr>
            <w:tcW w:w="3491" w:type="dxa"/>
          </w:tcPr>
          <w:p w14:paraId="56358B85" w14:textId="77777777" w:rsidR="00C850A7" w:rsidRDefault="00C850A7" w:rsidP="00166E7C">
            <w:pPr>
              <w:pStyle w:val="BodyText"/>
              <w:ind w:left="0"/>
              <w:rPr>
                <w:rFonts w:cs="Arial"/>
                <w:szCs w:val="22"/>
              </w:rPr>
            </w:pPr>
            <w:r>
              <w:rPr>
                <w:rFonts w:cs="Arial"/>
                <w:szCs w:val="22"/>
              </w:rPr>
              <w:t xml:space="preserve">Weights </w:t>
            </w:r>
          </w:p>
        </w:tc>
      </w:tr>
      <w:tr w:rsidR="00C850A7" w:rsidRPr="00B67FFD" w14:paraId="3DC131A6" w14:textId="77777777" w:rsidTr="00166E7C">
        <w:trPr>
          <w:trHeight w:val="1425"/>
        </w:trPr>
        <w:tc>
          <w:tcPr>
            <w:tcW w:w="3490" w:type="dxa"/>
          </w:tcPr>
          <w:p w14:paraId="418DED1B" w14:textId="77777777" w:rsidR="00C850A7" w:rsidRDefault="00C850A7" w:rsidP="00166E7C">
            <w:pPr>
              <w:pStyle w:val="BodyText"/>
              <w:ind w:left="0"/>
              <w:rPr>
                <w:rFonts w:cs="Arial"/>
                <w:szCs w:val="22"/>
              </w:rPr>
            </w:pPr>
            <w:r>
              <w:rPr>
                <w:rFonts w:cs="Arial"/>
                <w:szCs w:val="22"/>
              </w:rPr>
              <w:t>Jan 13</w:t>
            </w:r>
            <w:r w:rsidRPr="00340484">
              <w:rPr>
                <w:rFonts w:cs="Arial"/>
                <w:szCs w:val="22"/>
                <w:vertAlign w:val="superscript"/>
              </w:rPr>
              <w:t>th</w:t>
            </w:r>
            <w:r>
              <w:rPr>
                <w:rFonts w:cs="Arial"/>
                <w:szCs w:val="22"/>
              </w:rPr>
              <w:t>, 2019</w:t>
            </w:r>
          </w:p>
        </w:tc>
        <w:tc>
          <w:tcPr>
            <w:tcW w:w="3491" w:type="dxa"/>
          </w:tcPr>
          <w:p w14:paraId="7CCE095C" w14:textId="6067D8E8" w:rsidR="00C850A7" w:rsidRPr="00166E7C" w:rsidRDefault="00166E7C" w:rsidP="00166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166E7C">
              <w:rPr>
                <w:rFonts w:ascii="Courier New" w:hAnsi="Courier New" w:cs="Courier New"/>
                <w:color w:val="000000"/>
                <w:sz w:val="18"/>
                <w:szCs w:val="18"/>
                <w:highlight w:val="yellow"/>
                <w:lang w:val="en-US"/>
              </w:rPr>
              <w:t>([3.38663178, 1.1463876 , 1.04669449, 1.01733114</w:t>
            </w:r>
            <w:r w:rsidRPr="00166E7C">
              <w:rPr>
                <w:rFonts w:ascii="Courier New" w:hAnsi="Courier New" w:cs="Courier New"/>
                <w:color w:val="000000"/>
                <w:sz w:val="18"/>
                <w:szCs w:val="18"/>
                <w:lang w:val="en-US"/>
              </w:rPr>
              <w:t>, 0.89996914,</w:t>
            </w:r>
            <w:r w:rsidRPr="00166E7C">
              <w:rPr>
                <w:rFonts w:ascii="Courier New" w:hAnsi="Courier New" w:cs="Courier New"/>
                <w:color w:val="000000"/>
                <w:sz w:val="18"/>
                <w:szCs w:val="18"/>
              </w:rPr>
              <w:t>0.79299553, 0.39492024, 0.22487204, 0.09332738])</w:t>
            </w:r>
          </w:p>
        </w:tc>
        <w:tc>
          <w:tcPr>
            <w:tcW w:w="3491" w:type="dxa"/>
          </w:tcPr>
          <w:p w14:paraId="074A057D" w14:textId="57CDDAA0" w:rsidR="00C850A7" w:rsidRPr="00B67FFD" w:rsidRDefault="00166E7C" w:rsidP="00166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166E7C">
              <w:rPr>
                <w:rFonts w:ascii="Courier New" w:hAnsi="Courier New" w:cs="Courier New"/>
                <w:color w:val="000000"/>
                <w:sz w:val="18"/>
                <w:szCs w:val="18"/>
                <w:lang w:val="en-US"/>
              </w:rPr>
              <w:t>([</w:t>
            </w:r>
            <w:r w:rsidRPr="00166E7C">
              <w:rPr>
                <w:rFonts w:ascii="Courier New" w:hAnsi="Courier New" w:cs="Courier New"/>
                <w:color w:val="000000"/>
                <w:sz w:val="18"/>
                <w:szCs w:val="18"/>
                <w:highlight w:val="yellow"/>
                <w:lang w:val="en-US"/>
              </w:rPr>
              <w:t>0.29213777, 0.18177305, 0.12373641, 0.10693235</w:t>
            </w:r>
            <w:r w:rsidRPr="00166E7C">
              <w:rPr>
                <w:rFonts w:ascii="Courier New" w:hAnsi="Courier New" w:cs="Courier New"/>
                <w:color w:val="000000"/>
                <w:sz w:val="18"/>
                <w:szCs w:val="18"/>
                <w:lang w:val="en-US"/>
              </w:rPr>
              <w:t>, 0.10562497, 0.09336365, 0.0706242 , 0.0152733 , 0.0105343 ])</w:t>
            </w:r>
          </w:p>
        </w:tc>
      </w:tr>
      <w:tr w:rsidR="00C850A7" w:rsidRPr="004259B2" w14:paraId="164DF3EA" w14:textId="77777777" w:rsidTr="00166E7C">
        <w:tc>
          <w:tcPr>
            <w:tcW w:w="3490" w:type="dxa"/>
          </w:tcPr>
          <w:p w14:paraId="379A91B6" w14:textId="77777777" w:rsidR="00C850A7" w:rsidRDefault="00C850A7" w:rsidP="00166E7C">
            <w:pPr>
              <w:pStyle w:val="BodyText"/>
              <w:ind w:left="0"/>
              <w:rPr>
                <w:rFonts w:cs="Arial"/>
                <w:szCs w:val="22"/>
              </w:rPr>
            </w:pPr>
            <w:r>
              <w:rPr>
                <w:rFonts w:cs="Arial"/>
                <w:szCs w:val="22"/>
              </w:rPr>
              <w:t>Jan 14</w:t>
            </w:r>
            <w:r w:rsidRPr="00340484">
              <w:rPr>
                <w:rFonts w:cs="Arial"/>
                <w:szCs w:val="22"/>
                <w:vertAlign w:val="superscript"/>
              </w:rPr>
              <w:t>th</w:t>
            </w:r>
            <w:r>
              <w:rPr>
                <w:rFonts w:cs="Arial"/>
                <w:szCs w:val="22"/>
              </w:rPr>
              <w:t>, 2019</w:t>
            </w:r>
          </w:p>
        </w:tc>
        <w:tc>
          <w:tcPr>
            <w:tcW w:w="3491" w:type="dxa"/>
          </w:tcPr>
          <w:p w14:paraId="4FBCBA33" w14:textId="77777777" w:rsidR="00166E7C" w:rsidRPr="00166E7C" w:rsidRDefault="00166E7C" w:rsidP="00166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166E7C">
              <w:rPr>
                <w:rFonts w:ascii="Courier New" w:hAnsi="Courier New" w:cs="Courier New"/>
                <w:color w:val="000000"/>
                <w:sz w:val="18"/>
                <w:szCs w:val="18"/>
                <w:highlight w:val="yellow"/>
                <w:lang w:val="en-US"/>
              </w:rPr>
              <w:t>([3.3644861 , 1.14697601, 1.06176884</w:t>
            </w:r>
            <w:r w:rsidRPr="00166E7C">
              <w:rPr>
                <w:rFonts w:ascii="Courier New" w:hAnsi="Courier New" w:cs="Courier New"/>
                <w:color w:val="000000"/>
                <w:sz w:val="18"/>
                <w:szCs w:val="18"/>
                <w:lang w:val="en-US"/>
              </w:rPr>
              <w:t>, 0.97169794, 0.94200898,</w:t>
            </w:r>
          </w:p>
          <w:p w14:paraId="3FD4B5E1" w14:textId="1640275F" w:rsidR="00C850A7" w:rsidRPr="004259B2" w:rsidRDefault="00166E7C" w:rsidP="00166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166E7C">
              <w:rPr>
                <w:rFonts w:ascii="Courier New" w:hAnsi="Courier New" w:cs="Courier New"/>
                <w:color w:val="000000"/>
                <w:sz w:val="18"/>
                <w:szCs w:val="18"/>
                <w:lang w:val="en-US"/>
              </w:rPr>
              <w:t xml:space="preserve">       0.80329533, 0.39597278, 0.22337252, 0.09355085])</w:t>
            </w:r>
          </w:p>
        </w:tc>
        <w:tc>
          <w:tcPr>
            <w:tcW w:w="3491" w:type="dxa"/>
          </w:tcPr>
          <w:p w14:paraId="0F90A595" w14:textId="77777777" w:rsidR="00166E7C" w:rsidRPr="00166E7C" w:rsidRDefault="00166E7C" w:rsidP="00166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166E7C">
              <w:rPr>
                <w:rFonts w:ascii="Courier New" w:hAnsi="Courier New" w:cs="Courier New"/>
                <w:color w:val="000000"/>
                <w:sz w:val="18"/>
                <w:szCs w:val="18"/>
                <w:highlight w:val="yellow"/>
                <w:lang w:val="en-US"/>
              </w:rPr>
              <w:t>([0.28859215, 0.18528832, 0.12397474,</w:t>
            </w:r>
            <w:r w:rsidRPr="00166E7C">
              <w:rPr>
                <w:rFonts w:ascii="Courier New" w:hAnsi="Courier New" w:cs="Courier New"/>
                <w:color w:val="000000"/>
                <w:sz w:val="18"/>
                <w:szCs w:val="18"/>
                <w:lang w:val="en-US"/>
              </w:rPr>
              <w:t xml:space="preserve"> 0.10799208, 0.10499487,</w:t>
            </w:r>
          </w:p>
          <w:p w14:paraId="5E524C82" w14:textId="3B2CF7EE" w:rsidR="00C850A7" w:rsidRPr="004259B2" w:rsidRDefault="00166E7C" w:rsidP="00166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166E7C">
              <w:rPr>
                <w:rFonts w:ascii="Courier New" w:hAnsi="Courier New" w:cs="Courier New"/>
                <w:color w:val="000000"/>
                <w:sz w:val="18"/>
                <w:szCs w:val="18"/>
                <w:lang w:val="en-US"/>
              </w:rPr>
              <w:t xml:space="preserve">       0.09458555, 0.06904465, 0.01475701, 0.01077063])</w:t>
            </w:r>
          </w:p>
        </w:tc>
      </w:tr>
      <w:tr w:rsidR="00C850A7" w:rsidRPr="00B67FFD" w14:paraId="7073ECBF" w14:textId="77777777" w:rsidTr="00166E7C">
        <w:tc>
          <w:tcPr>
            <w:tcW w:w="3490" w:type="dxa"/>
          </w:tcPr>
          <w:p w14:paraId="479325EF" w14:textId="77777777" w:rsidR="00C850A7" w:rsidRDefault="00C850A7" w:rsidP="00166E7C">
            <w:pPr>
              <w:pStyle w:val="BodyText"/>
              <w:ind w:left="0"/>
              <w:rPr>
                <w:rFonts w:cs="Arial"/>
                <w:szCs w:val="22"/>
              </w:rPr>
            </w:pPr>
            <w:r>
              <w:rPr>
                <w:rFonts w:cs="Arial"/>
                <w:szCs w:val="22"/>
              </w:rPr>
              <w:t>Jan 15</w:t>
            </w:r>
            <w:r w:rsidRPr="00340484">
              <w:rPr>
                <w:rFonts w:cs="Arial"/>
                <w:szCs w:val="22"/>
                <w:vertAlign w:val="superscript"/>
              </w:rPr>
              <w:t>th</w:t>
            </w:r>
            <w:r>
              <w:rPr>
                <w:rFonts w:cs="Arial"/>
                <w:szCs w:val="22"/>
              </w:rPr>
              <w:t>, 2019</w:t>
            </w:r>
          </w:p>
        </w:tc>
        <w:tc>
          <w:tcPr>
            <w:tcW w:w="3491" w:type="dxa"/>
          </w:tcPr>
          <w:p w14:paraId="21A0ED4A" w14:textId="77777777" w:rsidR="00166E7C" w:rsidRPr="00166E7C" w:rsidRDefault="00166E7C" w:rsidP="00166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166E7C">
              <w:rPr>
                <w:rFonts w:ascii="Courier New" w:hAnsi="Courier New" w:cs="Courier New"/>
                <w:color w:val="000000"/>
                <w:sz w:val="18"/>
                <w:szCs w:val="18"/>
                <w:highlight w:val="yellow"/>
                <w:lang w:val="en-US"/>
              </w:rPr>
              <w:t>([3.39870208, 1.17680906, 1.03826993,</w:t>
            </w:r>
            <w:r w:rsidRPr="00166E7C">
              <w:rPr>
                <w:rFonts w:ascii="Courier New" w:hAnsi="Courier New" w:cs="Courier New"/>
                <w:color w:val="000000"/>
                <w:sz w:val="18"/>
                <w:szCs w:val="18"/>
                <w:lang w:val="en-US"/>
              </w:rPr>
              <w:t xml:space="preserve"> 0.95273939, 0.95129804,</w:t>
            </w:r>
          </w:p>
          <w:p w14:paraId="73231810" w14:textId="35BBF68B" w:rsidR="00C850A7" w:rsidRPr="00B67FFD" w:rsidRDefault="00166E7C" w:rsidP="00166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166E7C">
              <w:rPr>
                <w:rFonts w:ascii="Courier New" w:hAnsi="Courier New" w:cs="Courier New"/>
                <w:color w:val="000000"/>
                <w:sz w:val="18"/>
                <w:szCs w:val="18"/>
                <w:lang w:val="en-US"/>
              </w:rPr>
              <w:t xml:space="preserve">       0.78629826, 0.3870451 , 0.21866398, 0.0933035 ])</w:t>
            </w:r>
          </w:p>
        </w:tc>
        <w:tc>
          <w:tcPr>
            <w:tcW w:w="3491" w:type="dxa"/>
          </w:tcPr>
          <w:p w14:paraId="69DB435E" w14:textId="77777777" w:rsidR="00166E7C" w:rsidRPr="00166E7C" w:rsidRDefault="00166E7C" w:rsidP="00166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166E7C">
              <w:rPr>
                <w:rFonts w:ascii="Courier New" w:hAnsi="Courier New" w:cs="Courier New"/>
                <w:color w:val="000000"/>
                <w:sz w:val="18"/>
                <w:szCs w:val="18"/>
                <w:highlight w:val="yellow"/>
                <w:lang w:val="en-US"/>
              </w:rPr>
              <w:t>([0.29236346, 0.18454164, 0.12334509,</w:t>
            </w:r>
            <w:r w:rsidRPr="00166E7C">
              <w:rPr>
                <w:rFonts w:ascii="Courier New" w:hAnsi="Courier New" w:cs="Courier New"/>
                <w:color w:val="000000"/>
                <w:sz w:val="18"/>
                <w:szCs w:val="18"/>
                <w:lang w:val="en-US"/>
              </w:rPr>
              <w:t xml:space="preserve"> 0.10831636, 0.10516932,</w:t>
            </w:r>
          </w:p>
          <w:p w14:paraId="245F20A4" w14:textId="1BB465DC" w:rsidR="00C850A7" w:rsidRPr="00B67FFD" w:rsidRDefault="00166E7C" w:rsidP="00166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166E7C">
              <w:rPr>
                <w:rFonts w:ascii="Courier New" w:hAnsi="Courier New" w:cs="Courier New"/>
                <w:color w:val="000000"/>
                <w:sz w:val="18"/>
                <w:szCs w:val="18"/>
                <w:lang w:val="en-US"/>
              </w:rPr>
              <w:t xml:space="preserve">       0.09287914, 0.06922328, 0.01366119, 0.01050053])</w:t>
            </w:r>
          </w:p>
        </w:tc>
      </w:tr>
      <w:tr w:rsidR="00C850A7" w:rsidRPr="00B67FFD" w14:paraId="1DF756F4" w14:textId="77777777" w:rsidTr="00166E7C">
        <w:tc>
          <w:tcPr>
            <w:tcW w:w="3490" w:type="dxa"/>
          </w:tcPr>
          <w:p w14:paraId="2A4E4BEE" w14:textId="77777777" w:rsidR="00C850A7" w:rsidRDefault="00C850A7" w:rsidP="00166E7C">
            <w:pPr>
              <w:pStyle w:val="BodyText"/>
              <w:ind w:left="0"/>
              <w:rPr>
                <w:rFonts w:cs="Arial"/>
                <w:szCs w:val="22"/>
              </w:rPr>
            </w:pPr>
            <w:r>
              <w:rPr>
                <w:rFonts w:cs="Arial"/>
                <w:szCs w:val="22"/>
              </w:rPr>
              <w:t>Jan 16</w:t>
            </w:r>
            <w:r w:rsidRPr="00340484">
              <w:rPr>
                <w:rFonts w:cs="Arial"/>
                <w:szCs w:val="22"/>
                <w:vertAlign w:val="superscript"/>
              </w:rPr>
              <w:t>th</w:t>
            </w:r>
            <w:r>
              <w:rPr>
                <w:rFonts w:cs="Arial"/>
                <w:szCs w:val="22"/>
              </w:rPr>
              <w:t>, 2019</w:t>
            </w:r>
          </w:p>
        </w:tc>
        <w:tc>
          <w:tcPr>
            <w:tcW w:w="3491" w:type="dxa"/>
          </w:tcPr>
          <w:p w14:paraId="776B211F" w14:textId="77777777" w:rsidR="00166E7C" w:rsidRPr="00166E7C" w:rsidRDefault="00166E7C" w:rsidP="00166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166E7C">
              <w:rPr>
                <w:rFonts w:ascii="Courier New" w:hAnsi="Courier New" w:cs="Courier New"/>
                <w:color w:val="000000"/>
                <w:sz w:val="18"/>
                <w:szCs w:val="18"/>
                <w:highlight w:val="yellow"/>
                <w:lang w:val="en-US"/>
              </w:rPr>
              <w:t>([3.37116318, 1.20129997, 1.02888171</w:t>
            </w:r>
            <w:r w:rsidRPr="00166E7C">
              <w:rPr>
                <w:rFonts w:ascii="Courier New" w:hAnsi="Courier New" w:cs="Courier New"/>
                <w:color w:val="000000"/>
                <w:sz w:val="18"/>
                <w:szCs w:val="18"/>
                <w:lang w:val="en-US"/>
              </w:rPr>
              <w:t>, 0.95735141, 0.9323223 ,</w:t>
            </w:r>
          </w:p>
          <w:p w14:paraId="18C3BCB6" w14:textId="63E294AD" w:rsidR="00C850A7" w:rsidRPr="00B67FFD" w:rsidRDefault="00166E7C" w:rsidP="00166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166E7C">
              <w:rPr>
                <w:rFonts w:ascii="Courier New" w:hAnsi="Courier New" w:cs="Courier New"/>
                <w:color w:val="000000"/>
                <w:sz w:val="18"/>
                <w:szCs w:val="18"/>
                <w:lang w:val="en-US"/>
              </w:rPr>
              <w:t xml:space="preserve">       0.79191781, 0.39354947, 0.2370992 , 0.0895443 ])</w:t>
            </w:r>
          </w:p>
        </w:tc>
        <w:tc>
          <w:tcPr>
            <w:tcW w:w="3491" w:type="dxa"/>
          </w:tcPr>
          <w:p w14:paraId="7A864659" w14:textId="77777777" w:rsidR="00166E7C" w:rsidRPr="00166E7C" w:rsidRDefault="00166E7C" w:rsidP="00166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166E7C">
              <w:rPr>
                <w:rFonts w:ascii="Courier New" w:hAnsi="Courier New" w:cs="Courier New"/>
                <w:color w:val="000000"/>
                <w:sz w:val="18"/>
                <w:szCs w:val="18"/>
                <w:lang w:val="en-US"/>
              </w:rPr>
              <w:t>([</w:t>
            </w:r>
            <w:r w:rsidRPr="00166E7C">
              <w:rPr>
                <w:rFonts w:ascii="Courier New" w:hAnsi="Courier New" w:cs="Courier New"/>
                <w:color w:val="000000"/>
                <w:sz w:val="18"/>
                <w:szCs w:val="18"/>
                <w:highlight w:val="yellow"/>
                <w:lang w:val="en-US"/>
              </w:rPr>
              <w:t>0.29777019, 0.18682227, 0.12324721</w:t>
            </w:r>
            <w:r w:rsidRPr="00166E7C">
              <w:rPr>
                <w:rFonts w:ascii="Courier New" w:hAnsi="Courier New" w:cs="Courier New"/>
                <w:color w:val="000000"/>
                <w:sz w:val="18"/>
                <w:szCs w:val="18"/>
                <w:lang w:val="en-US"/>
              </w:rPr>
              <w:t>, 0.10690092, 0.10188966,</w:t>
            </w:r>
          </w:p>
          <w:p w14:paraId="282B3E07" w14:textId="0C45B9C0" w:rsidR="00C850A7" w:rsidRPr="00B67FFD" w:rsidRDefault="00166E7C" w:rsidP="00166E7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166E7C">
              <w:rPr>
                <w:rFonts w:ascii="Courier New" w:hAnsi="Courier New" w:cs="Courier New"/>
                <w:color w:val="000000"/>
                <w:sz w:val="18"/>
                <w:szCs w:val="18"/>
                <w:lang w:val="en-US"/>
              </w:rPr>
              <w:t xml:space="preserve">       0.09542039, 0.06515162, 0.01312732, 0.00967043])</w:t>
            </w:r>
          </w:p>
        </w:tc>
      </w:tr>
    </w:tbl>
    <w:p w14:paraId="34CFA243" w14:textId="34B08E82" w:rsidR="00C850A7" w:rsidRDefault="00C850A7" w:rsidP="00C850A7">
      <w:pPr>
        <w:pStyle w:val="Caption"/>
        <w:rPr>
          <w:rFonts w:cs="Arial"/>
          <w:szCs w:val="22"/>
        </w:rPr>
      </w:pPr>
      <w:r>
        <w:t xml:space="preserve">Table </w:t>
      </w:r>
      <w:r w:rsidR="009B1024">
        <w:fldChar w:fldCharType="begin"/>
      </w:r>
      <w:r w:rsidR="009B1024">
        <w:instrText xml:space="preserve"> SEQ Table \* ARABIC </w:instrText>
      </w:r>
      <w:r w:rsidR="009B1024">
        <w:fldChar w:fldCharType="separate"/>
      </w:r>
      <w:r>
        <w:rPr>
          <w:noProof/>
        </w:rPr>
        <w:t>9</w:t>
      </w:r>
      <w:r w:rsidR="009B1024">
        <w:rPr>
          <w:noProof/>
        </w:rPr>
        <w:fldChar w:fldCharType="end"/>
      </w:r>
      <w:r>
        <w:t>:</w:t>
      </w:r>
      <w:r w:rsidR="00166E7C" w:rsidRPr="00166E7C">
        <w:t xml:space="preserve"> </w:t>
      </w:r>
      <w:r w:rsidR="00166E7C">
        <w:t>Eigen values and proportion of variability captured by the principal components when cells are ranked for few consecutive days in Jan 2019 for band 700 cells</w:t>
      </w:r>
    </w:p>
    <w:p w14:paraId="7CE5F763" w14:textId="2DFADA1B" w:rsidR="005F4CB3" w:rsidRDefault="005F4CB3" w:rsidP="006E5CEF">
      <w:pPr>
        <w:pStyle w:val="BodyText"/>
        <w:rPr>
          <w:rFonts w:cs="Arial"/>
          <w:szCs w:val="22"/>
        </w:rPr>
      </w:pPr>
    </w:p>
    <w:p w14:paraId="0B8DF6AF" w14:textId="34B12969" w:rsidR="005F4CB3" w:rsidRDefault="005F4CB3" w:rsidP="005F4CB3">
      <w:pPr>
        <w:pStyle w:val="Heading2"/>
      </w:pPr>
      <w:r>
        <w:t xml:space="preserve">Ranking of the cells </w:t>
      </w:r>
    </w:p>
    <w:p w14:paraId="0B8E772A" w14:textId="4DAE12E2" w:rsidR="005F4CB3" w:rsidRPr="005F4CB3" w:rsidRDefault="00841E3C" w:rsidP="005F4CB3">
      <w:pPr>
        <w:pStyle w:val="BodyText"/>
      </w:pPr>
      <w:r>
        <w:t xml:space="preserve"> </w:t>
      </w:r>
      <w:r w:rsidR="005F4CB3">
        <w:object w:dxaOrig="1551" w:dyaOrig="1004" w14:anchorId="7EF102D0">
          <v:shape id="_x0000_i1027" type="#_x0000_t75" style="width:77pt;height:50.1pt" o:ole="">
            <v:imagedata r:id="rId45" o:title=""/>
          </v:shape>
          <o:OLEObject Type="Embed" ProgID="Excel.Sheet.12" ShapeID="_x0000_i1027" DrawAspect="Icon" ObjectID="_1621685933" r:id="rId46"/>
        </w:object>
      </w:r>
    </w:p>
    <w:p w14:paraId="23F98673" w14:textId="104E0BBD" w:rsidR="00841E3C" w:rsidRDefault="00841E3C" w:rsidP="00841E3C">
      <w:pPr>
        <w:pStyle w:val="Heading2"/>
      </w:pPr>
      <w:r>
        <w:t>Comparison of good and bad cells for band 2100 and band 700 cells</w:t>
      </w:r>
    </w:p>
    <w:tbl>
      <w:tblPr>
        <w:tblpPr w:leftFromText="180" w:rightFromText="180" w:vertAnchor="text" w:horzAnchor="page" w:tblpX="2296" w:tblpY="380"/>
        <w:tblW w:w="9805" w:type="dxa"/>
        <w:tblLook w:val="04A0" w:firstRow="1" w:lastRow="0" w:firstColumn="1" w:lastColumn="0" w:noHBand="0" w:noVBand="1"/>
      </w:tblPr>
      <w:tblGrid>
        <w:gridCol w:w="5972"/>
        <w:gridCol w:w="1053"/>
        <w:gridCol w:w="1053"/>
        <w:gridCol w:w="1727"/>
      </w:tblGrid>
      <w:tr w:rsidR="00182E91" w:rsidRPr="00841E3C" w14:paraId="37BD8C70" w14:textId="77777777" w:rsidTr="00182E91">
        <w:trPr>
          <w:trHeight w:val="300"/>
        </w:trPr>
        <w:tc>
          <w:tcPr>
            <w:tcW w:w="9805" w:type="dxa"/>
            <w:gridSpan w:val="4"/>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00397802" w14:textId="77777777" w:rsidR="00182E91" w:rsidRPr="00841E3C" w:rsidRDefault="00182E91" w:rsidP="00182E91">
            <w:pPr>
              <w:jc w:val="center"/>
              <w:rPr>
                <w:rFonts w:ascii="Calibri" w:hAnsi="Calibri"/>
                <w:color w:val="000000"/>
                <w:szCs w:val="22"/>
                <w:lang w:val="en-US"/>
              </w:rPr>
            </w:pPr>
            <w:r w:rsidRPr="00841E3C">
              <w:rPr>
                <w:rFonts w:ascii="Calibri" w:hAnsi="Calibri"/>
                <w:color w:val="000000"/>
                <w:szCs w:val="22"/>
                <w:lang w:val="en-US"/>
              </w:rPr>
              <w:t>Band 700</w:t>
            </w:r>
          </w:p>
        </w:tc>
      </w:tr>
      <w:tr w:rsidR="00182E91" w:rsidRPr="00841E3C" w14:paraId="6D852BEA" w14:textId="77777777" w:rsidTr="00182E91">
        <w:trPr>
          <w:trHeight w:val="300"/>
        </w:trPr>
        <w:tc>
          <w:tcPr>
            <w:tcW w:w="5972" w:type="dxa"/>
            <w:tcBorders>
              <w:top w:val="nil"/>
              <w:left w:val="single" w:sz="8" w:space="0" w:color="auto"/>
              <w:bottom w:val="single" w:sz="4" w:space="0" w:color="auto"/>
              <w:right w:val="single" w:sz="4" w:space="0" w:color="auto"/>
            </w:tcBorders>
            <w:shd w:val="clear" w:color="auto" w:fill="auto"/>
            <w:noWrap/>
            <w:vAlign w:val="bottom"/>
            <w:hideMark/>
          </w:tcPr>
          <w:p w14:paraId="7DC188DD" w14:textId="77777777" w:rsidR="00182E91" w:rsidRPr="00841E3C" w:rsidRDefault="00182E91" w:rsidP="00182E91">
            <w:pPr>
              <w:jc w:val="center"/>
              <w:rPr>
                <w:rFonts w:ascii="Calibri" w:hAnsi="Calibri"/>
                <w:color w:val="000000"/>
                <w:szCs w:val="22"/>
                <w:lang w:val="en-US"/>
              </w:rPr>
            </w:pPr>
            <w:r w:rsidRPr="00841E3C">
              <w:rPr>
                <w:rFonts w:ascii="Calibri" w:hAnsi="Calibri"/>
                <w:color w:val="000000"/>
                <w:szCs w:val="22"/>
                <w:lang w:val="en-US"/>
              </w:rPr>
              <w:t>Call Incidence Parameters</w:t>
            </w:r>
          </w:p>
        </w:tc>
        <w:tc>
          <w:tcPr>
            <w:tcW w:w="1053" w:type="dxa"/>
            <w:tcBorders>
              <w:top w:val="nil"/>
              <w:left w:val="nil"/>
              <w:bottom w:val="single" w:sz="4" w:space="0" w:color="auto"/>
              <w:right w:val="single" w:sz="4" w:space="0" w:color="auto"/>
            </w:tcBorders>
            <w:shd w:val="clear" w:color="auto" w:fill="auto"/>
            <w:noWrap/>
            <w:vAlign w:val="bottom"/>
            <w:hideMark/>
          </w:tcPr>
          <w:p w14:paraId="04AC8F42" w14:textId="77777777" w:rsidR="00182E91" w:rsidRPr="00841E3C" w:rsidRDefault="00182E91" w:rsidP="00182E91">
            <w:pPr>
              <w:jc w:val="center"/>
              <w:rPr>
                <w:rFonts w:ascii="Calibri" w:hAnsi="Calibri"/>
                <w:color w:val="000000"/>
                <w:szCs w:val="22"/>
                <w:lang w:val="en-US"/>
              </w:rPr>
            </w:pPr>
            <w:r w:rsidRPr="00841E3C">
              <w:rPr>
                <w:rFonts w:ascii="Calibri" w:hAnsi="Calibri"/>
                <w:color w:val="000000"/>
                <w:szCs w:val="22"/>
                <w:lang w:val="en-US"/>
              </w:rPr>
              <w:t>Good cells</w:t>
            </w:r>
          </w:p>
        </w:tc>
        <w:tc>
          <w:tcPr>
            <w:tcW w:w="1053" w:type="dxa"/>
            <w:tcBorders>
              <w:top w:val="nil"/>
              <w:left w:val="nil"/>
              <w:bottom w:val="single" w:sz="4" w:space="0" w:color="auto"/>
              <w:right w:val="single" w:sz="4" w:space="0" w:color="auto"/>
            </w:tcBorders>
            <w:shd w:val="clear" w:color="auto" w:fill="auto"/>
            <w:noWrap/>
            <w:vAlign w:val="bottom"/>
            <w:hideMark/>
          </w:tcPr>
          <w:p w14:paraId="6B008BF3" w14:textId="77777777" w:rsidR="00182E91" w:rsidRPr="00841E3C" w:rsidRDefault="00182E91" w:rsidP="00182E91">
            <w:pPr>
              <w:jc w:val="center"/>
              <w:rPr>
                <w:rFonts w:ascii="Calibri" w:hAnsi="Calibri"/>
                <w:color w:val="000000"/>
                <w:szCs w:val="22"/>
                <w:lang w:val="en-US"/>
              </w:rPr>
            </w:pPr>
            <w:r w:rsidRPr="00841E3C">
              <w:rPr>
                <w:rFonts w:ascii="Calibri" w:hAnsi="Calibri"/>
                <w:color w:val="000000"/>
                <w:szCs w:val="22"/>
                <w:lang w:val="en-US"/>
              </w:rPr>
              <w:t>Bad Cells</w:t>
            </w:r>
          </w:p>
        </w:tc>
        <w:tc>
          <w:tcPr>
            <w:tcW w:w="1727" w:type="dxa"/>
            <w:tcBorders>
              <w:top w:val="nil"/>
              <w:left w:val="nil"/>
              <w:bottom w:val="single" w:sz="4" w:space="0" w:color="auto"/>
              <w:right w:val="single" w:sz="8" w:space="0" w:color="auto"/>
            </w:tcBorders>
            <w:shd w:val="clear" w:color="auto" w:fill="auto"/>
            <w:noWrap/>
            <w:vAlign w:val="bottom"/>
            <w:hideMark/>
          </w:tcPr>
          <w:p w14:paraId="0F05D33B" w14:textId="77777777" w:rsidR="00182E91" w:rsidRPr="00841E3C" w:rsidRDefault="00182E91" w:rsidP="00182E91">
            <w:pPr>
              <w:jc w:val="center"/>
              <w:rPr>
                <w:rFonts w:ascii="Calibri" w:hAnsi="Calibri"/>
                <w:color w:val="000000"/>
                <w:szCs w:val="22"/>
                <w:lang w:val="en-US"/>
              </w:rPr>
            </w:pPr>
            <w:r w:rsidRPr="00841E3C">
              <w:rPr>
                <w:rFonts w:ascii="Calibri" w:hAnsi="Calibri"/>
                <w:color w:val="000000"/>
                <w:szCs w:val="22"/>
                <w:lang w:val="en-US"/>
              </w:rPr>
              <w:t>Ratio(Bad/Good)</w:t>
            </w:r>
          </w:p>
        </w:tc>
      </w:tr>
      <w:tr w:rsidR="00182E91" w:rsidRPr="00841E3C" w14:paraId="0E59BD59" w14:textId="77777777" w:rsidTr="00182E91">
        <w:trPr>
          <w:trHeight w:val="600"/>
        </w:trPr>
        <w:tc>
          <w:tcPr>
            <w:tcW w:w="5972" w:type="dxa"/>
            <w:tcBorders>
              <w:top w:val="nil"/>
              <w:left w:val="single" w:sz="8" w:space="0" w:color="auto"/>
              <w:bottom w:val="single" w:sz="4" w:space="0" w:color="auto"/>
              <w:right w:val="single" w:sz="4" w:space="0" w:color="auto"/>
            </w:tcBorders>
            <w:shd w:val="clear" w:color="auto" w:fill="auto"/>
            <w:vAlign w:val="bottom"/>
            <w:hideMark/>
          </w:tcPr>
          <w:p w14:paraId="28F293AA" w14:textId="77777777" w:rsidR="00182E91" w:rsidRPr="00841E3C" w:rsidRDefault="00182E91" w:rsidP="00182E91">
            <w:pPr>
              <w:rPr>
                <w:rFonts w:ascii="Calibri" w:hAnsi="Calibri"/>
                <w:color w:val="000000"/>
                <w:szCs w:val="22"/>
                <w:lang w:val="en-US"/>
              </w:rPr>
            </w:pPr>
            <w:r w:rsidRPr="00841E3C">
              <w:rPr>
                <w:rFonts w:ascii="Calibri" w:hAnsi="Calibri"/>
                <w:color w:val="000000"/>
                <w:szCs w:val="22"/>
                <w:lang w:val="en-US"/>
              </w:rPr>
              <w:lastRenderedPageBreak/>
              <w:t>ACCESS_FAILURE_CC_503(1:223)_VOLTE_IMS</w:t>
            </w:r>
          </w:p>
        </w:tc>
        <w:tc>
          <w:tcPr>
            <w:tcW w:w="1053" w:type="dxa"/>
            <w:tcBorders>
              <w:top w:val="nil"/>
              <w:left w:val="nil"/>
              <w:bottom w:val="single" w:sz="4" w:space="0" w:color="auto"/>
              <w:right w:val="single" w:sz="4" w:space="0" w:color="auto"/>
            </w:tcBorders>
            <w:shd w:val="clear" w:color="auto" w:fill="auto"/>
            <w:noWrap/>
            <w:vAlign w:val="bottom"/>
            <w:hideMark/>
          </w:tcPr>
          <w:p w14:paraId="7D17AAB5" w14:textId="77777777" w:rsidR="00182E91" w:rsidRPr="00841E3C" w:rsidRDefault="00182E91" w:rsidP="00182E91">
            <w:pPr>
              <w:jc w:val="right"/>
              <w:rPr>
                <w:rFonts w:ascii="Calibri" w:hAnsi="Calibri"/>
                <w:color w:val="000000"/>
                <w:szCs w:val="22"/>
                <w:lang w:val="en-US"/>
              </w:rPr>
            </w:pPr>
            <w:r w:rsidRPr="00841E3C">
              <w:rPr>
                <w:rFonts w:ascii="Calibri" w:hAnsi="Calibri"/>
                <w:color w:val="000000"/>
                <w:szCs w:val="22"/>
                <w:lang w:val="en-US"/>
              </w:rPr>
              <w:t>0.000540</w:t>
            </w:r>
          </w:p>
        </w:tc>
        <w:tc>
          <w:tcPr>
            <w:tcW w:w="1053" w:type="dxa"/>
            <w:tcBorders>
              <w:top w:val="nil"/>
              <w:left w:val="nil"/>
              <w:bottom w:val="single" w:sz="4" w:space="0" w:color="auto"/>
              <w:right w:val="single" w:sz="4" w:space="0" w:color="auto"/>
            </w:tcBorders>
            <w:shd w:val="clear" w:color="auto" w:fill="auto"/>
            <w:noWrap/>
            <w:vAlign w:val="bottom"/>
            <w:hideMark/>
          </w:tcPr>
          <w:p w14:paraId="0FFCECAD" w14:textId="77777777" w:rsidR="00182E91" w:rsidRPr="00841E3C" w:rsidRDefault="00182E91" w:rsidP="00182E91">
            <w:pPr>
              <w:jc w:val="right"/>
              <w:rPr>
                <w:rFonts w:ascii="Calibri" w:hAnsi="Calibri"/>
                <w:color w:val="000000"/>
                <w:szCs w:val="22"/>
                <w:lang w:val="en-US"/>
              </w:rPr>
            </w:pPr>
            <w:r w:rsidRPr="00841E3C">
              <w:rPr>
                <w:rFonts w:ascii="Calibri" w:hAnsi="Calibri"/>
                <w:color w:val="000000"/>
                <w:szCs w:val="22"/>
                <w:lang w:val="en-US"/>
              </w:rPr>
              <w:t>0.041198</w:t>
            </w:r>
          </w:p>
        </w:tc>
        <w:tc>
          <w:tcPr>
            <w:tcW w:w="1727" w:type="dxa"/>
            <w:tcBorders>
              <w:top w:val="nil"/>
              <w:left w:val="nil"/>
              <w:bottom w:val="single" w:sz="4" w:space="0" w:color="auto"/>
              <w:right w:val="single" w:sz="8" w:space="0" w:color="auto"/>
            </w:tcBorders>
            <w:shd w:val="clear" w:color="auto" w:fill="auto"/>
            <w:noWrap/>
            <w:vAlign w:val="bottom"/>
            <w:hideMark/>
          </w:tcPr>
          <w:p w14:paraId="75105354" w14:textId="77777777" w:rsidR="00182E91" w:rsidRPr="00841E3C" w:rsidRDefault="00182E91" w:rsidP="00182E91">
            <w:pPr>
              <w:jc w:val="center"/>
              <w:rPr>
                <w:rFonts w:ascii="Calibri" w:hAnsi="Calibri"/>
                <w:color w:val="000000"/>
                <w:szCs w:val="22"/>
                <w:lang w:val="en-US"/>
              </w:rPr>
            </w:pPr>
            <w:r w:rsidRPr="00841E3C">
              <w:rPr>
                <w:rFonts w:ascii="Calibri" w:hAnsi="Calibri"/>
                <w:color w:val="000000"/>
                <w:szCs w:val="22"/>
                <w:lang w:val="en-US"/>
              </w:rPr>
              <w:t>76.34</w:t>
            </w:r>
          </w:p>
        </w:tc>
      </w:tr>
      <w:tr w:rsidR="00182E91" w:rsidRPr="00841E3C" w14:paraId="5C16188E" w14:textId="77777777" w:rsidTr="00182E91">
        <w:trPr>
          <w:trHeight w:val="300"/>
        </w:trPr>
        <w:tc>
          <w:tcPr>
            <w:tcW w:w="5972" w:type="dxa"/>
            <w:tcBorders>
              <w:top w:val="nil"/>
              <w:left w:val="single" w:sz="8" w:space="0" w:color="auto"/>
              <w:bottom w:val="single" w:sz="4" w:space="0" w:color="auto"/>
              <w:right w:val="single" w:sz="4" w:space="0" w:color="auto"/>
            </w:tcBorders>
            <w:shd w:val="clear" w:color="auto" w:fill="auto"/>
            <w:vAlign w:val="bottom"/>
            <w:hideMark/>
          </w:tcPr>
          <w:p w14:paraId="23C1AE50" w14:textId="77777777" w:rsidR="00182E91" w:rsidRPr="00841E3C" w:rsidRDefault="00182E91" w:rsidP="00182E91">
            <w:pPr>
              <w:rPr>
                <w:rFonts w:ascii="Calibri" w:hAnsi="Calibri"/>
                <w:color w:val="000000"/>
                <w:szCs w:val="22"/>
                <w:lang w:val="en-US"/>
              </w:rPr>
            </w:pPr>
            <w:r w:rsidRPr="00841E3C">
              <w:rPr>
                <w:rFonts w:ascii="Calibri" w:hAnsi="Calibri"/>
                <w:color w:val="000000"/>
                <w:szCs w:val="22"/>
                <w:lang w:val="en-US"/>
              </w:rPr>
              <w:t>CALL_SETUP_DELAY_VOLTE_IMS</w:t>
            </w:r>
          </w:p>
        </w:tc>
        <w:tc>
          <w:tcPr>
            <w:tcW w:w="1053" w:type="dxa"/>
            <w:tcBorders>
              <w:top w:val="nil"/>
              <w:left w:val="nil"/>
              <w:bottom w:val="single" w:sz="4" w:space="0" w:color="auto"/>
              <w:right w:val="single" w:sz="4" w:space="0" w:color="auto"/>
            </w:tcBorders>
            <w:shd w:val="clear" w:color="auto" w:fill="auto"/>
            <w:noWrap/>
            <w:vAlign w:val="bottom"/>
            <w:hideMark/>
          </w:tcPr>
          <w:p w14:paraId="584908A1" w14:textId="77777777" w:rsidR="00182E91" w:rsidRPr="00841E3C" w:rsidRDefault="00182E91" w:rsidP="00182E91">
            <w:pPr>
              <w:jc w:val="right"/>
              <w:rPr>
                <w:rFonts w:ascii="Calibri" w:hAnsi="Calibri"/>
                <w:color w:val="000000"/>
                <w:szCs w:val="22"/>
                <w:lang w:val="en-US"/>
              </w:rPr>
            </w:pPr>
            <w:r w:rsidRPr="00841E3C">
              <w:rPr>
                <w:rFonts w:ascii="Calibri" w:hAnsi="Calibri"/>
                <w:color w:val="000000"/>
                <w:szCs w:val="22"/>
                <w:lang w:val="en-US"/>
              </w:rPr>
              <w:t>0.000673</w:t>
            </w:r>
          </w:p>
        </w:tc>
        <w:tc>
          <w:tcPr>
            <w:tcW w:w="1053" w:type="dxa"/>
            <w:tcBorders>
              <w:top w:val="nil"/>
              <w:left w:val="nil"/>
              <w:bottom w:val="single" w:sz="4" w:space="0" w:color="auto"/>
              <w:right w:val="single" w:sz="4" w:space="0" w:color="auto"/>
            </w:tcBorders>
            <w:shd w:val="clear" w:color="auto" w:fill="auto"/>
            <w:noWrap/>
            <w:vAlign w:val="bottom"/>
            <w:hideMark/>
          </w:tcPr>
          <w:p w14:paraId="04DCF2F7" w14:textId="77777777" w:rsidR="00182E91" w:rsidRPr="00841E3C" w:rsidRDefault="00182E91" w:rsidP="00182E91">
            <w:pPr>
              <w:jc w:val="right"/>
              <w:rPr>
                <w:rFonts w:ascii="Calibri" w:hAnsi="Calibri"/>
                <w:color w:val="000000"/>
                <w:szCs w:val="22"/>
                <w:lang w:val="en-US"/>
              </w:rPr>
            </w:pPr>
            <w:r w:rsidRPr="00841E3C">
              <w:rPr>
                <w:rFonts w:ascii="Calibri" w:hAnsi="Calibri"/>
                <w:color w:val="000000"/>
                <w:szCs w:val="22"/>
                <w:lang w:val="en-US"/>
              </w:rPr>
              <w:t>0.008531</w:t>
            </w:r>
          </w:p>
        </w:tc>
        <w:tc>
          <w:tcPr>
            <w:tcW w:w="1727" w:type="dxa"/>
            <w:tcBorders>
              <w:top w:val="nil"/>
              <w:left w:val="nil"/>
              <w:bottom w:val="single" w:sz="4" w:space="0" w:color="auto"/>
              <w:right w:val="single" w:sz="8" w:space="0" w:color="auto"/>
            </w:tcBorders>
            <w:shd w:val="clear" w:color="auto" w:fill="auto"/>
            <w:noWrap/>
            <w:vAlign w:val="bottom"/>
            <w:hideMark/>
          </w:tcPr>
          <w:p w14:paraId="2B61A57B" w14:textId="77777777" w:rsidR="00182E91" w:rsidRPr="00841E3C" w:rsidRDefault="00182E91" w:rsidP="00182E91">
            <w:pPr>
              <w:jc w:val="center"/>
              <w:rPr>
                <w:rFonts w:ascii="Calibri" w:hAnsi="Calibri"/>
                <w:color w:val="000000"/>
                <w:szCs w:val="22"/>
                <w:lang w:val="en-US"/>
              </w:rPr>
            </w:pPr>
            <w:r w:rsidRPr="00841E3C">
              <w:rPr>
                <w:rFonts w:ascii="Calibri" w:hAnsi="Calibri"/>
                <w:color w:val="000000"/>
                <w:szCs w:val="22"/>
                <w:lang w:val="en-US"/>
              </w:rPr>
              <w:t>12.67</w:t>
            </w:r>
          </w:p>
        </w:tc>
      </w:tr>
      <w:tr w:rsidR="00182E91" w:rsidRPr="00841E3C" w14:paraId="1F7E9F3A" w14:textId="77777777" w:rsidTr="00182E91">
        <w:trPr>
          <w:trHeight w:val="300"/>
        </w:trPr>
        <w:tc>
          <w:tcPr>
            <w:tcW w:w="5972" w:type="dxa"/>
            <w:tcBorders>
              <w:top w:val="nil"/>
              <w:left w:val="single" w:sz="8" w:space="0" w:color="auto"/>
              <w:bottom w:val="single" w:sz="4" w:space="0" w:color="auto"/>
              <w:right w:val="single" w:sz="4" w:space="0" w:color="auto"/>
            </w:tcBorders>
            <w:shd w:val="clear" w:color="auto" w:fill="auto"/>
            <w:vAlign w:val="bottom"/>
            <w:hideMark/>
          </w:tcPr>
          <w:p w14:paraId="56B8D441" w14:textId="77777777" w:rsidR="00182E91" w:rsidRPr="00841E3C" w:rsidRDefault="00182E91" w:rsidP="00182E91">
            <w:pPr>
              <w:rPr>
                <w:rFonts w:ascii="Calibri" w:hAnsi="Calibri"/>
                <w:color w:val="000000"/>
                <w:szCs w:val="22"/>
                <w:lang w:val="en-US"/>
              </w:rPr>
            </w:pPr>
            <w:r w:rsidRPr="00841E3C">
              <w:rPr>
                <w:rFonts w:ascii="Calibri" w:hAnsi="Calibri"/>
                <w:color w:val="000000"/>
                <w:szCs w:val="22"/>
                <w:lang w:val="en-US"/>
              </w:rPr>
              <w:t>DROP_CC_408_VOLTE_IMS</w:t>
            </w:r>
          </w:p>
        </w:tc>
        <w:tc>
          <w:tcPr>
            <w:tcW w:w="1053" w:type="dxa"/>
            <w:tcBorders>
              <w:top w:val="nil"/>
              <w:left w:val="nil"/>
              <w:bottom w:val="single" w:sz="4" w:space="0" w:color="auto"/>
              <w:right w:val="single" w:sz="4" w:space="0" w:color="auto"/>
            </w:tcBorders>
            <w:shd w:val="clear" w:color="auto" w:fill="auto"/>
            <w:noWrap/>
            <w:vAlign w:val="bottom"/>
            <w:hideMark/>
          </w:tcPr>
          <w:p w14:paraId="0BB3A532" w14:textId="77777777" w:rsidR="00182E91" w:rsidRPr="00841E3C" w:rsidRDefault="00182E91" w:rsidP="00182E91">
            <w:pPr>
              <w:jc w:val="right"/>
              <w:rPr>
                <w:rFonts w:ascii="Calibri" w:hAnsi="Calibri"/>
                <w:color w:val="000000"/>
                <w:szCs w:val="22"/>
                <w:lang w:val="en-US"/>
              </w:rPr>
            </w:pPr>
            <w:r w:rsidRPr="00841E3C">
              <w:rPr>
                <w:rFonts w:ascii="Calibri" w:hAnsi="Calibri"/>
                <w:color w:val="000000"/>
                <w:szCs w:val="22"/>
                <w:lang w:val="en-US"/>
              </w:rPr>
              <w:t>0.000000</w:t>
            </w:r>
          </w:p>
        </w:tc>
        <w:tc>
          <w:tcPr>
            <w:tcW w:w="1053" w:type="dxa"/>
            <w:tcBorders>
              <w:top w:val="nil"/>
              <w:left w:val="nil"/>
              <w:bottom w:val="single" w:sz="4" w:space="0" w:color="auto"/>
              <w:right w:val="single" w:sz="4" w:space="0" w:color="auto"/>
            </w:tcBorders>
            <w:shd w:val="clear" w:color="auto" w:fill="auto"/>
            <w:noWrap/>
            <w:vAlign w:val="bottom"/>
            <w:hideMark/>
          </w:tcPr>
          <w:p w14:paraId="05D53201" w14:textId="77777777" w:rsidR="00182E91" w:rsidRPr="00841E3C" w:rsidRDefault="00182E91" w:rsidP="00182E91">
            <w:pPr>
              <w:jc w:val="right"/>
              <w:rPr>
                <w:rFonts w:ascii="Calibri" w:hAnsi="Calibri"/>
                <w:color w:val="000000"/>
                <w:szCs w:val="22"/>
                <w:lang w:val="en-US"/>
              </w:rPr>
            </w:pPr>
            <w:r w:rsidRPr="00841E3C">
              <w:rPr>
                <w:rFonts w:ascii="Calibri" w:hAnsi="Calibri"/>
                <w:color w:val="000000"/>
                <w:szCs w:val="22"/>
                <w:lang w:val="en-US"/>
              </w:rPr>
              <w:t>0.009723</w:t>
            </w:r>
          </w:p>
        </w:tc>
        <w:tc>
          <w:tcPr>
            <w:tcW w:w="1727" w:type="dxa"/>
            <w:tcBorders>
              <w:top w:val="nil"/>
              <w:left w:val="nil"/>
              <w:bottom w:val="single" w:sz="4" w:space="0" w:color="auto"/>
              <w:right w:val="single" w:sz="8" w:space="0" w:color="auto"/>
            </w:tcBorders>
            <w:shd w:val="clear" w:color="auto" w:fill="auto"/>
            <w:noWrap/>
            <w:vAlign w:val="bottom"/>
            <w:hideMark/>
          </w:tcPr>
          <w:p w14:paraId="5EEC04BD" w14:textId="77777777" w:rsidR="00182E91" w:rsidRPr="00841E3C" w:rsidRDefault="00182E91" w:rsidP="00182E91">
            <w:pPr>
              <w:jc w:val="center"/>
              <w:rPr>
                <w:rFonts w:ascii="Calibri" w:hAnsi="Calibri"/>
                <w:color w:val="000000"/>
                <w:szCs w:val="22"/>
                <w:lang w:val="en-US"/>
              </w:rPr>
            </w:pPr>
            <w:r w:rsidRPr="00841E3C">
              <w:rPr>
                <w:rFonts w:ascii="Calibri" w:hAnsi="Calibri"/>
                <w:color w:val="000000"/>
                <w:szCs w:val="22"/>
                <w:lang w:val="en-US"/>
              </w:rPr>
              <w:t>-</w:t>
            </w:r>
          </w:p>
        </w:tc>
      </w:tr>
      <w:tr w:rsidR="00182E91" w:rsidRPr="00841E3C" w14:paraId="4BACFA0A" w14:textId="77777777" w:rsidTr="00182E91">
        <w:trPr>
          <w:trHeight w:val="300"/>
        </w:trPr>
        <w:tc>
          <w:tcPr>
            <w:tcW w:w="5972" w:type="dxa"/>
            <w:tcBorders>
              <w:top w:val="nil"/>
              <w:left w:val="single" w:sz="8" w:space="0" w:color="auto"/>
              <w:bottom w:val="single" w:sz="4" w:space="0" w:color="auto"/>
              <w:right w:val="single" w:sz="4" w:space="0" w:color="auto"/>
            </w:tcBorders>
            <w:shd w:val="clear" w:color="auto" w:fill="auto"/>
            <w:vAlign w:val="bottom"/>
            <w:hideMark/>
          </w:tcPr>
          <w:p w14:paraId="57AF425F" w14:textId="77777777" w:rsidR="00182E91" w:rsidRPr="00841E3C" w:rsidRDefault="00182E91" w:rsidP="00182E91">
            <w:pPr>
              <w:rPr>
                <w:rFonts w:ascii="Calibri" w:hAnsi="Calibri"/>
                <w:color w:val="000000"/>
                <w:szCs w:val="22"/>
                <w:lang w:val="en-US"/>
              </w:rPr>
            </w:pPr>
            <w:r w:rsidRPr="00841E3C">
              <w:rPr>
                <w:rFonts w:ascii="Calibri" w:hAnsi="Calibri"/>
                <w:color w:val="000000"/>
                <w:szCs w:val="22"/>
                <w:lang w:val="en-US"/>
              </w:rPr>
              <w:t>DROP_CC_OTHER_VOLTE_IMS</w:t>
            </w:r>
          </w:p>
        </w:tc>
        <w:tc>
          <w:tcPr>
            <w:tcW w:w="1053" w:type="dxa"/>
            <w:tcBorders>
              <w:top w:val="nil"/>
              <w:left w:val="nil"/>
              <w:bottom w:val="single" w:sz="4" w:space="0" w:color="auto"/>
              <w:right w:val="single" w:sz="4" w:space="0" w:color="auto"/>
            </w:tcBorders>
            <w:shd w:val="clear" w:color="auto" w:fill="auto"/>
            <w:noWrap/>
            <w:vAlign w:val="bottom"/>
            <w:hideMark/>
          </w:tcPr>
          <w:p w14:paraId="7992093B" w14:textId="77777777" w:rsidR="00182E91" w:rsidRPr="00841E3C" w:rsidRDefault="00182E91" w:rsidP="00182E91">
            <w:pPr>
              <w:jc w:val="right"/>
              <w:rPr>
                <w:rFonts w:ascii="Calibri" w:hAnsi="Calibri"/>
                <w:color w:val="000000"/>
                <w:szCs w:val="22"/>
                <w:lang w:val="en-US"/>
              </w:rPr>
            </w:pPr>
            <w:r w:rsidRPr="00841E3C">
              <w:rPr>
                <w:rFonts w:ascii="Calibri" w:hAnsi="Calibri"/>
                <w:color w:val="000000"/>
                <w:szCs w:val="22"/>
                <w:lang w:val="en-US"/>
              </w:rPr>
              <w:t>0.000000</w:t>
            </w:r>
          </w:p>
        </w:tc>
        <w:tc>
          <w:tcPr>
            <w:tcW w:w="1053" w:type="dxa"/>
            <w:tcBorders>
              <w:top w:val="nil"/>
              <w:left w:val="nil"/>
              <w:bottom w:val="single" w:sz="4" w:space="0" w:color="auto"/>
              <w:right w:val="single" w:sz="4" w:space="0" w:color="auto"/>
            </w:tcBorders>
            <w:shd w:val="clear" w:color="auto" w:fill="auto"/>
            <w:noWrap/>
            <w:vAlign w:val="bottom"/>
            <w:hideMark/>
          </w:tcPr>
          <w:p w14:paraId="72790AA6" w14:textId="77777777" w:rsidR="00182E91" w:rsidRPr="00841E3C" w:rsidRDefault="00182E91" w:rsidP="00182E91">
            <w:pPr>
              <w:jc w:val="right"/>
              <w:rPr>
                <w:rFonts w:ascii="Calibri" w:hAnsi="Calibri"/>
                <w:color w:val="000000"/>
                <w:szCs w:val="22"/>
                <w:lang w:val="en-US"/>
              </w:rPr>
            </w:pPr>
            <w:r w:rsidRPr="00841E3C">
              <w:rPr>
                <w:rFonts w:ascii="Calibri" w:hAnsi="Calibri"/>
                <w:color w:val="000000"/>
                <w:szCs w:val="22"/>
                <w:lang w:val="en-US"/>
              </w:rPr>
              <w:t>0.003509</w:t>
            </w:r>
          </w:p>
        </w:tc>
        <w:tc>
          <w:tcPr>
            <w:tcW w:w="1727" w:type="dxa"/>
            <w:tcBorders>
              <w:top w:val="nil"/>
              <w:left w:val="nil"/>
              <w:bottom w:val="single" w:sz="4" w:space="0" w:color="auto"/>
              <w:right w:val="single" w:sz="8" w:space="0" w:color="auto"/>
            </w:tcBorders>
            <w:shd w:val="clear" w:color="auto" w:fill="auto"/>
            <w:noWrap/>
            <w:vAlign w:val="bottom"/>
            <w:hideMark/>
          </w:tcPr>
          <w:p w14:paraId="289A8A00" w14:textId="77777777" w:rsidR="00182E91" w:rsidRPr="00841E3C" w:rsidRDefault="00182E91" w:rsidP="00182E91">
            <w:pPr>
              <w:jc w:val="center"/>
              <w:rPr>
                <w:rFonts w:ascii="Calibri" w:hAnsi="Calibri"/>
                <w:color w:val="000000"/>
                <w:szCs w:val="22"/>
                <w:lang w:val="en-US"/>
              </w:rPr>
            </w:pPr>
            <w:r w:rsidRPr="00841E3C">
              <w:rPr>
                <w:rFonts w:ascii="Calibri" w:hAnsi="Calibri"/>
                <w:color w:val="000000"/>
                <w:szCs w:val="22"/>
                <w:lang w:val="en-US"/>
              </w:rPr>
              <w:t>-</w:t>
            </w:r>
          </w:p>
        </w:tc>
      </w:tr>
      <w:tr w:rsidR="00182E91" w:rsidRPr="00841E3C" w14:paraId="6EFEB94A" w14:textId="77777777" w:rsidTr="00182E91">
        <w:trPr>
          <w:trHeight w:val="300"/>
        </w:trPr>
        <w:tc>
          <w:tcPr>
            <w:tcW w:w="5972" w:type="dxa"/>
            <w:tcBorders>
              <w:top w:val="nil"/>
              <w:left w:val="single" w:sz="8" w:space="0" w:color="auto"/>
              <w:bottom w:val="single" w:sz="4" w:space="0" w:color="auto"/>
              <w:right w:val="single" w:sz="4" w:space="0" w:color="auto"/>
            </w:tcBorders>
            <w:shd w:val="clear" w:color="auto" w:fill="auto"/>
            <w:vAlign w:val="bottom"/>
            <w:hideMark/>
          </w:tcPr>
          <w:p w14:paraId="46013BE2" w14:textId="77777777" w:rsidR="00182E91" w:rsidRPr="00841E3C" w:rsidRDefault="00182E91" w:rsidP="00182E91">
            <w:pPr>
              <w:rPr>
                <w:rFonts w:ascii="Calibri" w:hAnsi="Calibri"/>
                <w:color w:val="000000"/>
                <w:szCs w:val="22"/>
                <w:lang w:val="en-US"/>
              </w:rPr>
            </w:pPr>
            <w:r w:rsidRPr="00841E3C">
              <w:rPr>
                <w:rFonts w:ascii="Calibri" w:hAnsi="Calibri"/>
                <w:color w:val="000000"/>
                <w:szCs w:val="22"/>
                <w:lang w:val="en-US"/>
              </w:rPr>
              <w:t>GARBLING_VOLTE_VOICE</w:t>
            </w:r>
          </w:p>
        </w:tc>
        <w:tc>
          <w:tcPr>
            <w:tcW w:w="1053" w:type="dxa"/>
            <w:tcBorders>
              <w:top w:val="nil"/>
              <w:left w:val="nil"/>
              <w:bottom w:val="single" w:sz="4" w:space="0" w:color="auto"/>
              <w:right w:val="single" w:sz="4" w:space="0" w:color="auto"/>
            </w:tcBorders>
            <w:shd w:val="clear" w:color="auto" w:fill="auto"/>
            <w:noWrap/>
            <w:vAlign w:val="bottom"/>
            <w:hideMark/>
          </w:tcPr>
          <w:p w14:paraId="3863164F" w14:textId="77777777" w:rsidR="00182E91" w:rsidRPr="00841E3C" w:rsidRDefault="00182E91" w:rsidP="00182E91">
            <w:pPr>
              <w:jc w:val="right"/>
              <w:rPr>
                <w:rFonts w:ascii="Calibri" w:hAnsi="Calibri"/>
                <w:color w:val="000000"/>
                <w:szCs w:val="22"/>
                <w:lang w:val="en-US"/>
              </w:rPr>
            </w:pPr>
            <w:r w:rsidRPr="00841E3C">
              <w:rPr>
                <w:rFonts w:ascii="Calibri" w:hAnsi="Calibri"/>
                <w:color w:val="000000"/>
                <w:szCs w:val="22"/>
                <w:lang w:val="en-US"/>
              </w:rPr>
              <w:t>0.094435</w:t>
            </w:r>
          </w:p>
        </w:tc>
        <w:tc>
          <w:tcPr>
            <w:tcW w:w="1053" w:type="dxa"/>
            <w:tcBorders>
              <w:top w:val="nil"/>
              <w:left w:val="nil"/>
              <w:bottom w:val="single" w:sz="4" w:space="0" w:color="auto"/>
              <w:right w:val="single" w:sz="4" w:space="0" w:color="auto"/>
            </w:tcBorders>
            <w:shd w:val="clear" w:color="auto" w:fill="auto"/>
            <w:noWrap/>
            <w:vAlign w:val="bottom"/>
            <w:hideMark/>
          </w:tcPr>
          <w:p w14:paraId="4C5B99EF" w14:textId="77777777" w:rsidR="00182E91" w:rsidRPr="00841E3C" w:rsidRDefault="00182E91" w:rsidP="00182E91">
            <w:pPr>
              <w:jc w:val="right"/>
              <w:rPr>
                <w:rFonts w:ascii="Calibri" w:hAnsi="Calibri"/>
                <w:color w:val="000000"/>
                <w:szCs w:val="22"/>
                <w:lang w:val="en-US"/>
              </w:rPr>
            </w:pPr>
            <w:r w:rsidRPr="00841E3C">
              <w:rPr>
                <w:rFonts w:ascii="Calibri" w:hAnsi="Calibri"/>
                <w:color w:val="000000"/>
                <w:szCs w:val="22"/>
                <w:lang w:val="en-US"/>
              </w:rPr>
              <w:t>1.730126</w:t>
            </w:r>
          </w:p>
        </w:tc>
        <w:tc>
          <w:tcPr>
            <w:tcW w:w="1727" w:type="dxa"/>
            <w:tcBorders>
              <w:top w:val="nil"/>
              <w:left w:val="nil"/>
              <w:bottom w:val="single" w:sz="4" w:space="0" w:color="auto"/>
              <w:right w:val="single" w:sz="8" w:space="0" w:color="auto"/>
            </w:tcBorders>
            <w:shd w:val="clear" w:color="auto" w:fill="auto"/>
            <w:noWrap/>
            <w:vAlign w:val="bottom"/>
            <w:hideMark/>
          </w:tcPr>
          <w:p w14:paraId="712D395E" w14:textId="77777777" w:rsidR="00182E91" w:rsidRPr="00841E3C" w:rsidRDefault="00182E91" w:rsidP="00182E91">
            <w:pPr>
              <w:jc w:val="center"/>
              <w:rPr>
                <w:rFonts w:ascii="Calibri" w:hAnsi="Calibri"/>
                <w:color w:val="000000"/>
                <w:szCs w:val="22"/>
                <w:lang w:val="en-US"/>
              </w:rPr>
            </w:pPr>
            <w:r w:rsidRPr="00841E3C">
              <w:rPr>
                <w:rFonts w:ascii="Calibri" w:hAnsi="Calibri"/>
                <w:color w:val="000000"/>
                <w:szCs w:val="22"/>
                <w:lang w:val="en-US"/>
              </w:rPr>
              <w:t>18.32</w:t>
            </w:r>
          </w:p>
        </w:tc>
      </w:tr>
      <w:tr w:rsidR="00182E91" w:rsidRPr="00841E3C" w14:paraId="360951D0" w14:textId="77777777" w:rsidTr="00182E91">
        <w:trPr>
          <w:trHeight w:val="600"/>
        </w:trPr>
        <w:tc>
          <w:tcPr>
            <w:tcW w:w="5972" w:type="dxa"/>
            <w:tcBorders>
              <w:top w:val="nil"/>
              <w:left w:val="single" w:sz="8" w:space="0" w:color="auto"/>
              <w:bottom w:val="single" w:sz="4" w:space="0" w:color="auto"/>
              <w:right w:val="single" w:sz="4" w:space="0" w:color="auto"/>
            </w:tcBorders>
            <w:shd w:val="clear" w:color="auto" w:fill="auto"/>
            <w:vAlign w:val="bottom"/>
            <w:hideMark/>
          </w:tcPr>
          <w:p w14:paraId="3D174CAF" w14:textId="77777777" w:rsidR="00182E91" w:rsidRPr="00841E3C" w:rsidRDefault="00182E91" w:rsidP="00182E91">
            <w:pPr>
              <w:rPr>
                <w:rFonts w:ascii="Calibri" w:hAnsi="Calibri"/>
                <w:color w:val="000000"/>
                <w:szCs w:val="22"/>
                <w:lang w:val="en-US"/>
              </w:rPr>
            </w:pPr>
            <w:r w:rsidRPr="00841E3C">
              <w:rPr>
                <w:rFonts w:ascii="Calibri" w:hAnsi="Calibri"/>
                <w:color w:val="000000"/>
                <w:szCs w:val="22"/>
                <w:lang w:val="en-US"/>
              </w:rPr>
              <w:t>IMMEDIATE_VOLUNTARY_DROP_DUE_TO_MEDIA_STOP_VOLTE</w:t>
            </w:r>
          </w:p>
        </w:tc>
        <w:tc>
          <w:tcPr>
            <w:tcW w:w="1053" w:type="dxa"/>
            <w:tcBorders>
              <w:top w:val="nil"/>
              <w:left w:val="nil"/>
              <w:bottom w:val="single" w:sz="4" w:space="0" w:color="auto"/>
              <w:right w:val="single" w:sz="4" w:space="0" w:color="auto"/>
            </w:tcBorders>
            <w:shd w:val="clear" w:color="auto" w:fill="auto"/>
            <w:noWrap/>
            <w:vAlign w:val="bottom"/>
            <w:hideMark/>
          </w:tcPr>
          <w:p w14:paraId="41E5B8B4" w14:textId="77777777" w:rsidR="00182E91" w:rsidRPr="00841E3C" w:rsidRDefault="00182E91" w:rsidP="00182E91">
            <w:pPr>
              <w:jc w:val="right"/>
              <w:rPr>
                <w:rFonts w:ascii="Calibri" w:hAnsi="Calibri"/>
                <w:color w:val="000000"/>
                <w:szCs w:val="22"/>
                <w:lang w:val="en-US"/>
              </w:rPr>
            </w:pPr>
            <w:r w:rsidRPr="00841E3C">
              <w:rPr>
                <w:rFonts w:ascii="Calibri" w:hAnsi="Calibri"/>
                <w:color w:val="000000"/>
                <w:szCs w:val="22"/>
                <w:lang w:val="en-US"/>
              </w:rPr>
              <w:t>0.000000</w:t>
            </w:r>
          </w:p>
        </w:tc>
        <w:tc>
          <w:tcPr>
            <w:tcW w:w="1053" w:type="dxa"/>
            <w:tcBorders>
              <w:top w:val="nil"/>
              <w:left w:val="nil"/>
              <w:bottom w:val="single" w:sz="4" w:space="0" w:color="auto"/>
              <w:right w:val="single" w:sz="4" w:space="0" w:color="auto"/>
            </w:tcBorders>
            <w:shd w:val="clear" w:color="auto" w:fill="auto"/>
            <w:noWrap/>
            <w:vAlign w:val="bottom"/>
            <w:hideMark/>
          </w:tcPr>
          <w:p w14:paraId="24EBB725" w14:textId="77777777" w:rsidR="00182E91" w:rsidRPr="00841E3C" w:rsidRDefault="00182E91" w:rsidP="00182E91">
            <w:pPr>
              <w:jc w:val="right"/>
              <w:rPr>
                <w:rFonts w:ascii="Calibri" w:hAnsi="Calibri"/>
                <w:color w:val="000000"/>
                <w:szCs w:val="22"/>
                <w:lang w:val="en-US"/>
              </w:rPr>
            </w:pPr>
            <w:r w:rsidRPr="00841E3C">
              <w:rPr>
                <w:rFonts w:ascii="Calibri" w:hAnsi="Calibri"/>
                <w:color w:val="000000"/>
                <w:szCs w:val="22"/>
                <w:lang w:val="en-US"/>
              </w:rPr>
              <w:t>0.000724</w:t>
            </w:r>
          </w:p>
        </w:tc>
        <w:tc>
          <w:tcPr>
            <w:tcW w:w="1727" w:type="dxa"/>
            <w:tcBorders>
              <w:top w:val="nil"/>
              <w:left w:val="nil"/>
              <w:bottom w:val="single" w:sz="4" w:space="0" w:color="auto"/>
              <w:right w:val="single" w:sz="8" w:space="0" w:color="auto"/>
            </w:tcBorders>
            <w:shd w:val="clear" w:color="auto" w:fill="auto"/>
            <w:noWrap/>
            <w:vAlign w:val="bottom"/>
            <w:hideMark/>
          </w:tcPr>
          <w:p w14:paraId="01DDD38C" w14:textId="77777777" w:rsidR="00182E91" w:rsidRPr="00841E3C" w:rsidRDefault="00182E91" w:rsidP="00182E91">
            <w:pPr>
              <w:jc w:val="center"/>
              <w:rPr>
                <w:rFonts w:ascii="Calibri" w:hAnsi="Calibri"/>
                <w:color w:val="000000"/>
                <w:szCs w:val="22"/>
                <w:lang w:val="en-US"/>
              </w:rPr>
            </w:pPr>
            <w:r w:rsidRPr="00841E3C">
              <w:rPr>
                <w:rFonts w:ascii="Calibri" w:hAnsi="Calibri"/>
                <w:color w:val="000000"/>
                <w:szCs w:val="22"/>
                <w:lang w:val="en-US"/>
              </w:rPr>
              <w:t>-</w:t>
            </w:r>
          </w:p>
        </w:tc>
      </w:tr>
      <w:tr w:rsidR="00182E91" w:rsidRPr="00841E3C" w14:paraId="3EDD0358" w14:textId="77777777" w:rsidTr="00182E91">
        <w:trPr>
          <w:trHeight w:val="300"/>
        </w:trPr>
        <w:tc>
          <w:tcPr>
            <w:tcW w:w="5972" w:type="dxa"/>
            <w:tcBorders>
              <w:top w:val="nil"/>
              <w:left w:val="single" w:sz="8" w:space="0" w:color="auto"/>
              <w:bottom w:val="single" w:sz="4" w:space="0" w:color="auto"/>
              <w:right w:val="single" w:sz="4" w:space="0" w:color="auto"/>
            </w:tcBorders>
            <w:shd w:val="clear" w:color="auto" w:fill="auto"/>
            <w:vAlign w:val="bottom"/>
            <w:hideMark/>
          </w:tcPr>
          <w:p w14:paraId="1E947BFF" w14:textId="77777777" w:rsidR="00182E91" w:rsidRPr="00841E3C" w:rsidRDefault="00182E91" w:rsidP="00182E91">
            <w:pPr>
              <w:rPr>
                <w:rFonts w:ascii="Calibri" w:hAnsi="Calibri"/>
                <w:color w:val="000000"/>
                <w:szCs w:val="22"/>
                <w:lang w:val="en-US"/>
              </w:rPr>
            </w:pPr>
            <w:r w:rsidRPr="00841E3C">
              <w:rPr>
                <w:rFonts w:ascii="Calibri" w:hAnsi="Calibri"/>
                <w:color w:val="000000"/>
                <w:szCs w:val="22"/>
                <w:lang w:val="en-US"/>
              </w:rPr>
              <w:t>MUTING_VOLTE_VOICE</w:t>
            </w:r>
          </w:p>
        </w:tc>
        <w:tc>
          <w:tcPr>
            <w:tcW w:w="1053" w:type="dxa"/>
            <w:tcBorders>
              <w:top w:val="nil"/>
              <w:left w:val="nil"/>
              <w:bottom w:val="single" w:sz="4" w:space="0" w:color="auto"/>
              <w:right w:val="single" w:sz="4" w:space="0" w:color="auto"/>
            </w:tcBorders>
            <w:shd w:val="clear" w:color="auto" w:fill="auto"/>
            <w:noWrap/>
            <w:vAlign w:val="bottom"/>
            <w:hideMark/>
          </w:tcPr>
          <w:p w14:paraId="4165B18A" w14:textId="77777777" w:rsidR="00182E91" w:rsidRPr="00841E3C" w:rsidRDefault="00182E91" w:rsidP="00182E91">
            <w:pPr>
              <w:jc w:val="right"/>
              <w:rPr>
                <w:rFonts w:ascii="Calibri" w:hAnsi="Calibri"/>
                <w:color w:val="000000"/>
                <w:szCs w:val="22"/>
                <w:lang w:val="en-US"/>
              </w:rPr>
            </w:pPr>
            <w:r w:rsidRPr="00841E3C">
              <w:rPr>
                <w:rFonts w:ascii="Calibri" w:hAnsi="Calibri"/>
                <w:color w:val="000000"/>
                <w:szCs w:val="22"/>
                <w:lang w:val="en-US"/>
              </w:rPr>
              <w:t>0.017252</w:t>
            </w:r>
          </w:p>
        </w:tc>
        <w:tc>
          <w:tcPr>
            <w:tcW w:w="1053" w:type="dxa"/>
            <w:tcBorders>
              <w:top w:val="nil"/>
              <w:left w:val="nil"/>
              <w:bottom w:val="single" w:sz="4" w:space="0" w:color="auto"/>
              <w:right w:val="single" w:sz="4" w:space="0" w:color="auto"/>
            </w:tcBorders>
            <w:shd w:val="clear" w:color="auto" w:fill="auto"/>
            <w:noWrap/>
            <w:vAlign w:val="bottom"/>
            <w:hideMark/>
          </w:tcPr>
          <w:p w14:paraId="7558D50B" w14:textId="77777777" w:rsidR="00182E91" w:rsidRPr="00841E3C" w:rsidRDefault="00182E91" w:rsidP="00182E91">
            <w:pPr>
              <w:jc w:val="right"/>
              <w:rPr>
                <w:rFonts w:ascii="Calibri" w:hAnsi="Calibri"/>
                <w:color w:val="000000"/>
                <w:szCs w:val="22"/>
                <w:lang w:val="en-US"/>
              </w:rPr>
            </w:pPr>
            <w:r w:rsidRPr="00841E3C">
              <w:rPr>
                <w:rFonts w:ascii="Calibri" w:hAnsi="Calibri"/>
                <w:color w:val="000000"/>
                <w:szCs w:val="22"/>
                <w:lang w:val="en-US"/>
              </w:rPr>
              <w:t>0.282225</w:t>
            </w:r>
          </w:p>
        </w:tc>
        <w:tc>
          <w:tcPr>
            <w:tcW w:w="1727" w:type="dxa"/>
            <w:tcBorders>
              <w:top w:val="nil"/>
              <w:left w:val="nil"/>
              <w:bottom w:val="single" w:sz="4" w:space="0" w:color="auto"/>
              <w:right w:val="single" w:sz="8" w:space="0" w:color="auto"/>
            </w:tcBorders>
            <w:shd w:val="clear" w:color="auto" w:fill="auto"/>
            <w:noWrap/>
            <w:vAlign w:val="bottom"/>
            <w:hideMark/>
          </w:tcPr>
          <w:p w14:paraId="6BF205FF" w14:textId="77777777" w:rsidR="00182E91" w:rsidRPr="00841E3C" w:rsidRDefault="00182E91" w:rsidP="00182E91">
            <w:pPr>
              <w:jc w:val="center"/>
              <w:rPr>
                <w:rFonts w:ascii="Calibri" w:hAnsi="Calibri"/>
                <w:color w:val="000000"/>
                <w:szCs w:val="22"/>
                <w:lang w:val="en-US"/>
              </w:rPr>
            </w:pPr>
            <w:r w:rsidRPr="00841E3C">
              <w:rPr>
                <w:rFonts w:ascii="Calibri" w:hAnsi="Calibri"/>
                <w:color w:val="000000"/>
                <w:szCs w:val="22"/>
                <w:lang w:val="en-US"/>
              </w:rPr>
              <w:t>16.36</w:t>
            </w:r>
          </w:p>
        </w:tc>
      </w:tr>
      <w:tr w:rsidR="00182E91" w:rsidRPr="00841E3C" w14:paraId="5B894407" w14:textId="77777777" w:rsidTr="00182E91">
        <w:trPr>
          <w:trHeight w:val="600"/>
        </w:trPr>
        <w:tc>
          <w:tcPr>
            <w:tcW w:w="5972" w:type="dxa"/>
            <w:tcBorders>
              <w:top w:val="nil"/>
              <w:left w:val="single" w:sz="8" w:space="0" w:color="auto"/>
              <w:bottom w:val="single" w:sz="4" w:space="0" w:color="auto"/>
              <w:right w:val="single" w:sz="4" w:space="0" w:color="auto"/>
            </w:tcBorders>
            <w:shd w:val="clear" w:color="auto" w:fill="auto"/>
            <w:vAlign w:val="bottom"/>
            <w:hideMark/>
          </w:tcPr>
          <w:p w14:paraId="3FD61C9D" w14:textId="77777777" w:rsidR="00182E91" w:rsidRPr="00841E3C" w:rsidRDefault="00182E91" w:rsidP="00182E91">
            <w:pPr>
              <w:rPr>
                <w:rFonts w:ascii="Calibri" w:hAnsi="Calibri"/>
                <w:color w:val="000000"/>
                <w:szCs w:val="22"/>
                <w:lang w:val="en-US"/>
              </w:rPr>
            </w:pPr>
            <w:r w:rsidRPr="00841E3C">
              <w:rPr>
                <w:rFonts w:ascii="Calibri" w:hAnsi="Calibri"/>
                <w:color w:val="000000"/>
                <w:szCs w:val="22"/>
                <w:lang w:val="en-US"/>
              </w:rPr>
              <w:t>SOFT_DROP_DUE_TO_MEDIA_STOP_VOLTE_IMS</w:t>
            </w:r>
          </w:p>
        </w:tc>
        <w:tc>
          <w:tcPr>
            <w:tcW w:w="1053" w:type="dxa"/>
            <w:tcBorders>
              <w:top w:val="nil"/>
              <w:left w:val="nil"/>
              <w:bottom w:val="single" w:sz="4" w:space="0" w:color="auto"/>
              <w:right w:val="single" w:sz="4" w:space="0" w:color="auto"/>
            </w:tcBorders>
            <w:shd w:val="clear" w:color="auto" w:fill="auto"/>
            <w:noWrap/>
            <w:vAlign w:val="bottom"/>
            <w:hideMark/>
          </w:tcPr>
          <w:p w14:paraId="14147E1E" w14:textId="77777777" w:rsidR="00182E91" w:rsidRPr="00841E3C" w:rsidRDefault="00182E91" w:rsidP="00182E91">
            <w:pPr>
              <w:jc w:val="right"/>
              <w:rPr>
                <w:rFonts w:ascii="Calibri" w:hAnsi="Calibri"/>
                <w:color w:val="000000"/>
                <w:szCs w:val="22"/>
                <w:lang w:val="en-US"/>
              </w:rPr>
            </w:pPr>
            <w:r w:rsidRPr="00841E3C">
              <w:rPr>
                <w:rFonts w:ascii="Calibri" w:hAnsi="Calibri"/>
                <w:color w:val="000000"/>
                <w:szCs w:val="22"/>
                <w:lang w:val="en-US"/>
              </w:rPr>
              <w:t>0.000628</w:t>
            </w:r>
          </w:p>
        </w:tc>
        <w:tc>
          <w:tcPr>
            <w:tcW w:w="1053" w:type="dxa"/>
            <w:tcBorders>
              <w:top w:val="nil"/>
              <w:left w:val="nil"/>
              <w:bottom w:val="single" w:sz="4" w:space="0" w:color="auto"/>
              <w:right w:val="single" w:sz="4" w:space="0" w:color="auto"/>
            </w:tcBorders>
            <w:shd w:val="clear" w:color="auto" w:fill="auto"/>
            <w:noWrap/>
            <w:vAlign w:val="bottom"/>
            <w:hideMark/>
          </w:tcPr>
          <w:p w14:paraId="7136F885" w14:textId="77777777" w:rsidR="00182E91" w:rsidRPr="00841E3C" w:rsidRDefault="00182E91" w:rsidP="00182E91">
            <w:pPr>
              <w:jc w:val="right"/>
              <w:rPr>
                <w:rFonts w:ascii="Calibri" w:hAnsi="Calibri"/>
                <w:color w:val="000000"/>
                <w:szCs w:val="22"/>
                <w:lang w:val="en-US"/>
              </w:rPr>
            </w:pPr>
            <w:r w:rsidRPr="00841E3C">
              <w:rPr>
                <w:rFonts w:ascii="Calibri" w:hAnsi="Calibri"/>
                <w:color w:val="000000"/>
                <w:szCs w:val="22"/>
                <w:lang w:val="en-US"/>
              </w:rPr>
              <w:t>0.027629</w:t>
            </w:r>
          </w:p>
        </w:tc>
        <w:tc>
          <w:tcPr>
            <w:tcW w:w="1727" w:type="dxa"/>
            <w:tcBorders>
              <w:top w:val="nil"/>
              <w:left w:val="nil"/>
              <w:bottom w:val="single" w:sz="4" w:space="0" w:color="auto"/>
              <w:right w:val="single" w:sz="8" w:space="0" w:color="auto"/>
            </w:tcBorders>
            <w:shd w:val="clear" w:color="auto" w:fill="auto"/>
            <w:noWrap/>
            <w:vAlign w:val="bottom"/>
            <w:hideMark/>
          </w:tcPr>
          <w:p w14:paraId="64E90C49" w14:textId="77777777" w:rsidR="00182E91" w:rsidRPr="00841E3C" w:rsidRDefault="00182E91" w:rsidP="00182E91">
            <w:pPr>
              <w:jc w:val="center"/>
              <w:rPr>
                <w:rFonts w:ascii="Calibri" w:hAnsi="Calibri"/>
                <w:color w:val="000000"/>
                <w:szCs w:val="22"/>
                <w:lang w:val="en-US"/>
              </w:rPr>
            </w:pPr>
            <w:r w:rsidRPr="00841E3C">
              <w:rPr>
                <w:rFonts w:ascii="Calibri" w:hAnsi="Calibri"/>
                <w:color w:val="000000"/>
                <w:szCs w:val="22"/>
                <w:lang w:val="en-US"/>
              </w:rPr>
              <w:t>43.97</w:t>
            </w:r>
          </w:p>
        </w:tc>
      </w:tr>
      <w:tr w:rsidR="00182E91" w:rsidRPr="00841E3C" w14:paraId="40378721" w14:textId="77777777" w:rsidTr="00182E91">
        <w:trPr>
          <w:trHeight w:val="315"/>
        </w:trPr>
        <w:tc>
          <w:tcPr>
            <w:tcW w:w="5972" w:type="dxa"/>
            <w:tcBorders>
              <w:top w:val="nil"/>
              <w:left w:val="single" w:sz="8" w:space="0" w:color="auto"/>
              <w:bottom w:val="single" w:sz="8" w:space="0" w:color="auto"/>
              <w:right w:val="single" w:sz="4" w:space="0" w:color="auto"/>
            </w:tcBorders>
            <w:shd w:val="clear" w:color="auto" w:fill="auto"/>
            <w:vAlign w:val="bottom"/>
            <w:hideMark/>
          </w:tcPr>
          <w:p w14:paraId="3C03B5E2" w14:textId="77777777" w:rsidR="00182E91" w:rsidRPr="00841E3C" w:rsidRDefault="00182E91" w:rsidP="00182E91">
            <w:pPr>
              <w:rPr>
                <w:rFonts w:ascii="Calibri" w:hAnsi="Calibri"/>
                <w:color w:val="000000"/>
                <w:szCs w:val="22"/>
                <w:lang w:val="en-US"/>
              </w:rPr>
            </w:pPr>
            <w:r w:rsidRPr="00841E3C">
              <w:rPr>
                <w:rFonts w:ascii="Calibri" w:hAnsi="Calibri"/>
                <w:color w:val="000000"/>
                <w:szCs w:val="22"/>
                <w:lang w:val="en-US"/>
              </w:rPr>
              <w:t>hard_drop_call_503_481</w:t>
            </w:r>
          </w:p>
        </w:tc>
        <w:tc>
          <w:tcPr>
            <w:tcW w:w="1053" w:type="dxa"/>
            <w:tcBorders>
              <w:top w:val="nil"/>
              <w:left w:val="nil"/>
              <w:bottom w:val="single" w:sz="8" w:space="0" w:color="auto"/>
              <w:right w:val="single" w:sz="4" w:space="0" w:color="auto"/>
            </w:tcBorders>
            <w:shd w:val="clear" w:color="auto" w:fill="auto"/>
            <w:noWrap/>
            <w:vAlign w:val="bottom"/>
            <w:hideMark/>
          </w:tcPr>
          <w:p w14:paraId="756563CF" w14:textId="77777777" w:rsidR="00182E91" w:rsidRPr="00841E3C" w:rsidRDefault="00182E91" w:rsidP="00182E91">
            <w:pPr>
              <w:jc w:val="right"/>
              <w:rPr>
                <w:rFonts w:ascii="Calibri" w:hAnsi="Calibri"/>
                <w:color w:val="000000"/>
                <w:szCs w:val="22"/>
                <w:lang w:val="en-US"/>
              </w:rPr>
            </w:pPr>
            <w:r w:rsidRPr="00841E3C">
              <w:rPr>
                <w:rFonts w:ascii="Calibri" w:hAnsi="Calibri"/>
                <w:color w:val="000000"/>
                <w:szCs w:val="22"/>
                <w:lang w:val="en-US"/>
              </w:rPr>
              <w:t>0.003793</w:t>
            </w:r>
          </w:p>
        </w:tc>
        <w:tc>
          <w:tcPr>
            <w:tcW w:w="1053" w:type="dxa"/>
            <w:tcBorders>
              <w:top w:val="nil"/>
              <w:left w:val="nil"/>
              <w:bottom w:val="single" w:sz="8" w:space="0" w:color="auto"/>
              <w:right w:val="single" w:sz="4" w:space="0" w:color="auto"/>
            </w:tcBorders>
            <w:shd w:val="clear" w:color="auto" w:fill="auto"/>
            <w:noWrap/>
            <w:vAlign w:val="bottom"/>
            <w:hideMark/>
          </w:tcPr>
          <w:p w14:paraId="4DB2EBB1" w14:textId="77777777" w:rsidR="00182E91" w:rsidRPr="00841E3C" w:rsidRDefault="00182E91" w:rsidP="00182E91">
            <w:pPr>
              <w:jc w:val="right"/>
              <w:rPr>
                <w:rFonts w:ascii="Calibri" w:hAnsi="Calibri"/>
                <w:color w:val="000000"/>
                <w:szCs w:val="22"/>
                <w:lang w:val="en-US"/>
              </w:rPr>
            </w:pPr>
            <w:r w:rsidRPr="00841E3C">
              <w:rPr>
                <w:rFonts w:ascii="Calibri" w:hAnsi="Calibri"/>
                <w:color w:val="000000"/>
                <w:szCs w:val="22"/>
                <w:lang w:val="en-US"/>
              </w:rPr>
              <w:t>0.054744</w:t>
            </w:r>
          </w:p>
        </w:tc>
        <w:tc>
          <w:tcPr>
            <w:tcW w:w="1727" w:type="dxa"/>
            <w:tcBorders>
              <w:top w:val="nil"/>
              <w:left w:val="nil"/>
              <w:bottom w:val="single" w:sz="8" w:space="0" w:color="auto"/>
              <w:right w:val="single" w:sz="8" w:space="0" w:color="auto"/>
            </w:tcBorders>
            <w:shd w:val="clear" w:color="auto" w:fill="auto"/>
            <w:noWrap/>
            <w:vAlign w:val="bottom"/>
            <w:hideMark/>
          </w:tcPr>
          <w:p w14:paraId="6408C9ED" w14:textId="77777777" w:rsidR="00182E91" w:rsidRPr="00841E3C" w:rsidRDefault="00182E91" w:rsidP="00182E91">
            <w:pPr>
              <w:keepNext/>
              <w:jc w:val="center"/>
              <w:rPr>
                <w:rFonts w:ascii="Calibri" w:hAnsi="Calibri"/>
                <w:color w:val="000000"/>
                <w:szCs w:val="22"/>
                <w:lang w:val="en-US"/>
              </w:rPr>
            </w:pPr>
            <w:r w:rsidRPr="00841E3C">
              <w:rPr>
                <w:rFonts w:ascii="Calibri" w:hAnsi="Calibri"/>
                <w:color w:val="000000"/>
                <w:szCs w:val="22"/>
                <w:lang w:val="en-US"/>
              </w:rPr>
              <w:t>14.43</w:t>
            </w:r>
          </w:p>
        </w:tc>
      </w:tr>
    </w:tbl>
    <w:p w14:paraId="1D24FFF8" w14:textId="3FDB9665" w:rsidR="00841E3C" w:rsidRDefault="00841E3C" w:rsidP="00841E3C">
      <w:pPr>
        <w:pStyle w:val="BodyText"/>
      </w:pPr>
    </w:p>
    <w:p w14:paraId="5E8654F3" w14:textId="77777777" w:rsidR="00992C6B" w:rsidRDefault="00992C6B" w:rsidP="00992C6B">
      <w:pPr>
        <w:pStyle w:val="Caption"/>
        <w:framePr w:hSpace="180" w:wrap="around" w:vAnchor="text" w:hAnchor="page" w:x="2476" w:y="215"/>
      </w:pPr>
      <w:r>
        <w:t xml:space="preserve">Table </w:t>
      </w:r>
      <w:r w:rsidR="009B1024">
        <w:fldChar w:fldCharType="begin"/>
      </w:r>
      <w:r w:rsidR="009B1024">
        <w:instrText xml:space="preserve"> SEQ Table \* ARABIC </w:instrText>
      </w:r>
      <w:r w:rsidR="009B1024">
        <w:fldChar w:fldCharType="separate"/>
      </w:r>
      <w:r>
        <w:rPr>
          <w:noProof/>
        </w:rPr>
        <w:t>10</w:t>
      </w:r>
      <w:r w:rsidR="009B1024">
        <w:rPr>
          <w:noProof/>
        </w:rPr>
        <w:fldChar w:fldCharType="end"/>
      </w:r>
      <w:r>
        <w:t>: Comparison of normalized call incidence parameters for top 10 good and bottom 10 bad cells of band 700</w:t>
      </w:r>
    </w:p>
    <w:p w14:paraId="662579A1" w14:textId="77777777" w:rsidR="00841E3C" w:rsidRPr="00841E3C" w:rsidRDefault="00841E3C" w:rsidP="00841E3C">
      <w:pPr>
        <w:pStyle w:val="BodyText"/>
      </w:pPr>
    </w:p>
    <w:tbl>
      <w:tblPr>
        <w:tblpPr w:leftFromText="180" w:rightFromText="180" w:vertAnchor="text" w:horzAnchor="page" w:tblpX="2371" w:tblpY="1031"/>
        <w:tblW w:w="4216" w:type="dxa"/>
        <w:tblLook w:val="04A0" w:firstRow="1" w:lastRow="0" w:firstColumn="1" w:lastColumn="0" w:noHBand="0" w:noVBand="1"/>
      </w:tblPr>
      <w:tblGrid>
        <w:gridCol w:w="5972"/>
        <w:gridCol w:w="1053"/>
        <w:gridCol w:w="1053"/>
        <w:gridCol w:w="1262"/>
      </w:tblGrid>
      <w:tr w:rsidR="00841E3C" w:rsidRPr="00841E3C" w14:paraId="5D2B437B" w14:textId="77777777" w:rsidTr="00166E7C">
        <w:trPr>
          <w:trHeight w:val="331"/>
        </w:trPr>
        <w:tc>
          <w:tcPr>
            <w:tcW w:w="4216" w:type="dxa"/>
            <w:gridSpan w:val="4"/>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53AE34C5" w14:textId="77777777" w:rsidR="00841E3C" w:rsidRPr="00841E3C" w:rsidRDefault="00841E3C" w:rsidP="00166E7C">
            <w:pPr>
              <w:ind w:left="1320"/>
              <w:jc w:val="center"/>
              <w:rPr>
                <w:rFonts w:ascii="Calibri" w:hAnsi="Calibri"/>
                <w:color w:val="000000"/>
                <w:szCs w:val="22"/>
                <w:lang w:val="en-US"/>
              </w:rPr>
            </w:pPr>
            <w:r w:rsidRPr="00841E3C">
              <w:rPr>
                <w:rFonts w:ascii="Calibri" w:hAnsi="Calibri"/>
                <w:color w:val="000000"/>
                <w:szCs w:val="22"/>
                <w:lang w:val="en-US"/>
              </w:rPr>
              <w:t>Band 2100</w:t>
            </w:r>
          </w:p>
        </w:tc>
      </w:tr>
      <w:tr w:rsidR="00841E3C" w:rsidRPr="00841E3C" w14:paraId="64FFFF31" w14:textId="77777777" w:rsidTr="00166E7C">
        <w:trPr>
          <w:trHeight w:val="331"/>
        </w:trPr>
        <w:tc>
          <w:tcPr>
            <w:tcW w:w="2271" w:type="dxa"/>
            <w:tcBorders>
              <w:top w:val="nil"/>
              <w:left w:val="single" w:sz="8" w:space="0" w:color="auto"/>
              <w:bottom w:val="single" w:sz="4" w:space="0" w:color="auto"/>
              <w:right w:val="single" w:sz="4" w:space="0" w:color="auto"/>
            </w:tcBorders>
            <w:shd w:val="clear" w:color="auto" w:fill="auto"/>
            <w:noWrap/>
            <w:vAlign w:val="bottom"/>
            <w:hideMark/>
          </w:tcPr>
          <w:p w14:paraId="5FC89E52" w14:textId="77777777" w:rsidR="00841E3C" w:rsidRPr="00841E3C" w:rsidRDefault="00841E3C" w:rsidP="00166E7C">
            <w:pPr>
              <w:jc w:val="center"/>
              <w:rPr>
                <w:rFonts w:ascii="Calibri" w:hAnsi="Calibri"/>
                <w:color w:val="000000"/>
                <w:szCs w:val="22"/>
                <w:lang w:val="en-US"/>
              </w:rPr>
            </w:pPr>
            <w:r w:rsidRPr="00841E3C">
              <w:rPr>
                <w:rFonts w:ascii="Calibri" w:hAnsi="Calibri"/>
                <w:color w:val="000000"/>
                <w:szCs w:val="22"/>
                <w:lang w:val="en-US"/>
              </w:rPr>
              <w:t>Call Incidence Parameters</w:t>
            </w:r>
          </w:p>
        </w:tc>
        <w:tc>
          <w:tcPr>
            <w:tcW w:w="924" w:type="dxa"/>
            <w:tcBorders>
              <w:top w:val="nil"/>
              <w:left w:val="nil"/>
              <w:bottom w:val="single" w:sz="4" w:space="0" w:color="auto"/>
              <w:right w:val="single" w:sz="4" w:space="0" w:color="auto"/>
            </w:tcBorders>
            <w:shd w:val="clear" w:color="auto" w:fill="auto"/>
            <w:noWrap/>
            <w:vAlign w:val="bottom"/>
            <w:hideMark/>
          </w:tcPr>
          <w:p w14:paraId="2E6EAB6C" w14:textId="77777777" w:rsidR="00841E3C" w:rsidRPr="00841E3C" w:rsidRDefault="00841E3C" w:rsidP="00166E7C">
            <w:pPr>
              <w:jc w:val="center"/>
              <w:rPr>
                <w:rFonts w:ascii="Calibri" w:hAnsi="Calibri"/>
                <w:color w:val="000000"/>
                <w:szCs w:val="22"/>
                <w:lang w:val="en-US"/>
              </w:rPr>
            </w:pPr>
            <w:r w:rsidRPr="00841E3C">
              <w:rPr>
                <w:rFonts w:ascii="Calibri" w:hAnsi="Calibri"/>
                <w:color w:val="000000"/>
                <w:szCs w:val="22"/>
                <w:lang w:val="en-US"/>
              </w:rPr>
              <w:t>Good cells</w:t>
            </w:r>
          </w:p>
        </w:tc>
        <w:tc>
          <w:tcPr>
            <w:tcW w:w="400" w:type="dxa"/>
            <w:tcBorders>
              <w:top w:val="nil"/>
              <w:left w:val="nil"/>
              <w:bottom w:val="single" w:sz="4" w:space="0" w:color="auto"/>
              <w:right w:val="single" w:sz="4" w:space="0" w:color="auto"/>
            </w:tcBorders>
            <w:shd w:val="clear" w:color="auto" w:fill="auto"/>
            <w:noWrap/>
            <w:vAlign w:val="bottom"/>
            <w:hideMark/>
          </w:tcPr>
          <w:p w14:paraId="66B31CD5" w14:textId="77777777" w:rsidR="00841E3C" w:rsidRPr="00841E3C" w:rsidRDefault="00841E3C" w:rsidP="00166E7C">
            <w:pPr>
              <w:jc w:val="center"/>
              <w:rPr>
                <w:rFonts w:ascii="Calibri" w:hAnsi="Calibri"/>
                <w:color w:val="000000"/>
                <w:szCs w:val="22"/>
                <w:lang w:val="en-US"/>
              </w:rPr>
            </w:pPr>
            <w:r w:rsidRPr="00841E3C">
              <w:rPr>
                <w:rFonts w:ascii="Calibri" w:hAnsi="Calibri"/>
                <w:color w:val="000000"/>
                <w:szCs w:val="22"/>
                <w:lang w:val="en-US"/>
              </w:rPr>
              <w:t>Bad cells</w:t>
            </w:r>
          </w:p>
        </w:tc>
        <w:tc>
          <w:tcPr>
            <w:tcW w:w="619" w:type="dxa"/>
            <w:tcBorders>
              <w:top w:val="nil"/>
              <w:left w:val="nil"/>
              <w:bottom w:val="single" w:sz="4" w:space="0" w:color="auto"/>
              <w:right w:val="single" w:sz="8" w:space="0" w:color="auto"/>
            </w:tcBorders>
            <w:shd w:val="clear" w:color="auto" w:fill="auto"/>
            <w:noWrap/>
            <w:vAlign w:val="bottom"/>
            <w:hideMark/>
          </w:tcPr>
          <w:p w14:paraId="006605FA" w14:textId="77777777" w:rsidR="00841E3C" w:rsidRPr="00841E3C" w:rsidRDefault="00841E3C" w:rsidP="00166E7C">
            <w:pPr>
              <w:jc w:val="center"/>
              <w:rPr>
                <w:rFonts w:ascii="Calibri" w:hAnsi="Calibri"/>
                <w:color w:val="000000"/>
                <w:szCs w:val="22"/>
                <w:lang w:val="en-US"/>
              </w:rPr>
            </w:pPr>
            <w:r w:rsidRPr="00841E3C">
              <w:rPr>
                <w:rFonts w:ascii="Calibri" w:hAnsi="Calibri"/>
                <w:color w:val="000000"/>
                <w:szCs w:val="22"/>
                <w:lang w:val="en-US"/>
              </w:rPr>
              <w:t>Ratio (Bad/Good)</w:t>
            </w:r>
          </w:p>
        </w:tc>
      </w:tr>
      <w:tr w:rsidR="00841E3C" w:rsidRPr="00841E3C" w14:paraId="228D286F" w14:textId="77777777" w:rsidTr="00166E7C">
        <w:trPr>
          <w:trHeight w:val="331"/>
        </w:trPr>
        <w:tc>
          <w:tcPr>
            <w:tcW w:w="2271" w:type="dxa"/>
            <w:tcBorders>
              <w:top w:val="nil"/>
              <w:left w:val="single" w:sz="8" w:space="0" w:color="auto"/>
              <w:bottom w:val="single" w:sz="4" w:space="0" w:color="auto"/>
              <w:right w:val="single" w:sz="4" w:space="0" w:color="auto"/>
            </w:tcBorders>
            <w:shd w:val="clear" w:color="auto" w:fill="auto"/>
            <w:noWrap/>
            <w:vAlign w:val="bottom"/>
            <w:hideMark/>
          </w:tcPr>
          <w:p w14:paraId="4BEDDD8F" w14:textId="77777777" w:rsidR="00841E3C" w:rsidRPr="00841E3C" w:rsidRDefault="00841E3C" w:rsidP="00166E7C">
            <w:pPr>
              <w:rPr>
                <w:rFonts w:ascii="Calibri" w:hAnsi="Calibri"/>
                <w:color w:val="000000"/>
                <w:szCs w:val="22"/>
                <w:lang w:val="en-US"/>
              </w:rPr>
            </w:pPr>
            <w:r w:rsidRPr="00841E3C">
              <w:rPr>
                <w:rFonts w:ascii="Calibri" w:hAnsi="Calibri"/>
                <w:color w:val="000000"/>
                <w:szCs w:val="22"/>
                <w:lang w:val="en-US"/>
              </w:rPr>
              <w:t>ACCESS_FAILURE_CC_503(1:223)_VOLTE_IMS</w:t>
            </w:r>
          </w:p>
        </w:tc>
        <w:tc>
          <w:tcPr>
            <w:tcW w:w="924" w:type="dxa"/>
            <w:tcBorders>
              <w:top w:val="nil"/>
              <w:left w:val="nil"/>
              <w:bottom w:val="single" w:sz="4" w:space="0" w:color="auto"/>
              <w:right w:val="single" w:sz="4" w:space="0" w:color="auto"/>
            </w:tcBorders>
            <w:shd w:val="clear" w:color="auto" w:fill="auto"/>
            <w:noWrap/>
            <w:vAlign w:val="bottom"/>
            <w:hideMark/>
          </w:tcPr>
          <w:p w14:paraId="7F59883E" w14:textId="77777777" w:rsidR="00841E3C" w:rsidRPr="00841E3C" w:rsidRDefault="00841E3C" w:rsidP="00166E7C">
            <w:pPr>
              <w:jc w:val="right"/>
              <w:rPr>
                <w:rFonts w:ascii="Calibri" w:hAnsi="Calibri"/>
                <w:color w:val="000000"/>
                <w:szCs w:val="22"/>
                <w:lang w:val="en-US"/>
              </w:rPr>
            </w:pPr>
            <w:r w:rsidRPr="00841E3C">
              <w:rPr>
                <w:rFonts w:ascii="Calibri" w:hAnsi="Calibri"/>
                <w:color w:val="000000"/>
                <w:szCs w:val="22"/>
                <w:lang w:val="en-US"/>
              </w:rPr>
              <w:t>0.001031</w:t>
            </w:r>
          </w:p>
        </w:tc>
        <w:tc>
          <w:tcPr>
            <w:tcW w:w="400" w:type="dxa"/>
            <w:tcBorders>
              <w:top w:val="nil"/>
              <w:left w:val="nil"/>
              <w:bottom w:val="single" w:sz="4" w:space="0" w:color="auto"/>
              <w:right w:val="single" w:sz="4" w:space="0" w:color="auto"/>
            </w:tcBorders>
            <w:shd w:val="clear" w:color="auto" w:fill="auto"/>
            <w:noWrap/>
            <w:vAlign w:val="bottom"/>
            <w:hideMark/>
          </w:tcPr>
          <w:p w14:paraId="28CCB5CD" w14:textId="77777777" w:rsidR="00841E3C" w:rsidRPr="00841E3C" w:rsidRDefault="00841E3C" w:rsidP="00166E7C">
            <w:pPr>
              <w:jc w:val="right"/>
              <w:rPr>
                <w:rFonts w:ascii="Calibri" w:hAnsi="Calibri"/>
                <w:color w:val="000000"/>
                <w:szCs w:val="22"/>
                <w:lang w:val="en-US"/>
              </w:rPr>
            </w:pPr>
            <w:r w:rsidRPr="00841E3C">
              <w:rPr>
                <w:rFonts w:ascii="Calibri" w:hAnsi="Calibri"/>
                <w:color w:val="000000"/>
                <w:szCs w:val="22"/>
                <w:lang w:val="en-US"/>
              </w:rPr>
              <w:t>0.030226</w:t>
            </w:r>
          </w:p>
        </w:tc>
        <w:tc>
          <w:tcPr>
            <w:tcW w:w="619" w:type="dxa"/>
            <w:tcBorders>
              <w:top w:val="nil"/>
              <w:left w:val="nil"/>
              <w:bottom w:val="single" w:sz="4" w:space="0" w:color="auto"/>
              <w:right w:val="single" w:sz="8" w:space="0" w:color="auto"/>
            </w:tcBorders>
            <w:shd w:val="clear" w:color="auto" w:fill="auto"/>
            <w:noWrap/>
            <w:vAlign w:val="bottom"/>
            <w:hideMark/>
          </w:tcPr>
          <w:p w14:paraId="506735F0" w14:textId="77777777" w:rsidR="00841E3C" w:rsidRPr="00841E3C" w:rsidRDefault="00841E3C" w:rsidP="00166E7C">
            <w:pPr>
              <w:jc w:val="center"/>
              <w:rPr>
                <w:rFonts w:ascii="Calibri" w:hAnsi="Calibri"/>
                <w:color w:val="000000"/>
                <w:szCs w:val="22"/>
                <w:lang w:val="en-US"/>
              </w:rPr>
            </w:pPr>
            <w:r w:rsidRPr="00841E3C">
              <w:rPr>
                <w:rFonts w:ascii="Calibri" w:hAnsi="Calibri"/>
                <w:color w:val="000000"/>
                <w:szCs w:val="22"/>
                <w:lang w:val="en-US"/>
              </w:rPr>
              <w:t>29.31</w:t>
            </w:r>
          </w:p>
        </w:tc>
      </w:tr>
      <w:tr w:rsidR="00841E3C" w:rsidRPr="00841E3C" w14:paraId="0A67CE63" w14:textId="77777777" w:rsidTr="00166E7C">
        <w:trPr>
          <w:trHeight w:val="331"/>
        </w:trPr>
        <w:tc>
          <w:tcPr>
            <w:tcW w:w="2271" w:type="dxa"/>
            <w:tcBorders>
              <w:top w:val="nil"/>
              <w:left w:val="single" w:sz="8" w:space="0" w:color="auto"/>
              <w:bottom w:val="single" w:sz="4" w:space="0" w:color="auto"/>
              <w:right w:val="single" w:sz="4" w:space="0" w:color="auto"/>
            </w:tcBorders>
            <w:shd w:val="clear" w:color="auto" w:fill="auto"/>
            <w:noWrap/>
            <w:vAlign w:val="bottom"/>
            <w:hideMark/>
          </w:tcPr>
          <w:p w14:paraId="1C54E18D" w14:textId="77777777" w:rsidR="00841E3C" w:rsidRPr="00841E3C" w:rsidRDefault="00841E3C" w:rsidP="00166E7C">
            <w:pPr>
              <w:rPr>
                <w:rFonts w:ascii="Calibri" w:hAnsi="Calibri"/>
                <w:color w:val="000000"/>
                <w:szCs w:val="22"/>
                <w:lang w:val="en-US"/>
              </w:rPr>
            </w:pPr>
            <w:r w:rsidRPr="00841E3C">
              <w:rPr>
                <w:rFonts w:ascii="Calibri" w:hAnsi="Calibri"/>
                <w:color w:val="000000"/>
                <w:szCs w:val="22"/>
                <w:lang w:val="en-US"/>
              </w:rPr>
              <w:t>CALL_SETUP_DELAY_VOLTE_IMS</w:t>
            </w:r>
          </w:p>
        </w:tc>
        <w:tc>
          <w:tcPr>
            <w:tcW w:w="924" w:type="dxa"/>
            <w:tcBorders>
              <w:top w:val="nil"/>
              <w:left w:val="nil"/>
              <w:bottom w:val="single" w:sz="4" w:space="0" w:color="auto"/>
              <w:right w:val="single" w:sz="4" w:space="0" w:color="auto"/>
            </w:tcBorders>
            <w:shd w:val="clear" w:color="auto" w:fill="auto"/>
            <w:noWrap/>
            <w:vAlign w:val="bottom"/>
            <w:hideMark/>
          </w:tcPr>
          <w:p w14:paraId="7F5D8CAD" w14:textId="77777777" w:rsidR="00841E3C" w:rsidRPr="00841E3C" w:rsidRDefault="00841E3C" w:rsidP="00166E7C">
            <w:pPr>
              <w:jc w:val="right"/>
              <w:rPr>
                <w:rFonts w:ascii="Calibri" w:hAnsi="Calibri"/>
                <w:color w:val="000000"/>
                <w:szCs w:val="22"/>
                <w:lang w:val="en-US"/>
              </w:rPr>
            </w:pPr>
            <w:r w:rsidRPr="00841E3C">
              <w:rPr>
                <w:rFonts w:ascii="Calibri" w:hAnsi="Calibri"/>
                <w:color w:val="000000"/>
                <w:szCs w:val="22"/>
                <w:lang w:val="en-US"/>
              </w:rPr>
              <w:t>0.003528</w:t>
            </w:r>
          </w:p>
        </w:tc>
        <w:tc>
          <w:tcPr>
            <w:tcW w:w="400" w:type="dxa"/>
            <w:tcBorders>
              <w:top w:val="nil"/>
              <w:left w:val="nil"/>
              <w:bottom w:val="single" w:sz="4" w:space="0" w:color="auto"/>
              <w:right w:val="single" w:sz="4" w:space="0" w:color="auto"/>
            </w:tcBorders>
            <w:shd w:val="clear" w:color="auto" w:fill="auto"/>
            <w:noWrap/>
            <w:vAlign w:val="bottom"/>
            <w:hideMark/>
          </w:tcPr>
          <w:p w14:paraId="42EABA5D" w14:textId="77777777" w:rsidR="00841E3C" w:rsidRPr="00841E3C" w:rsidRDefault="00841E3C" w:rsidP="00166E7C">
            <w:pPr>
              <w:jc w:val="right"/>
              <w:rPr>
                <w:rFonts w:ascii="Calibri" w:hAnsi="Calibri"/>
                <w:color w:val="000000"/>
                <w:szCs w:val="22"/>
                <w:lang w:val="en-US"/>
              </w:rPr>
            </w:pPr>
            <w:r w:rsidRPr="00841E3C">
              <w:rPr>
                <w:rFonts w:ascii="Calibri" w:hAnsi="Calibri"/>
                <w:color w:val="000000"/>
                <w:szCs w:val="22"/>
                <w:lang w:val="en-US"/>
              </w:rPr>
              <w:t>0.007060</w:t>
            </w:r>
          </w:p>
        </w:tc>
        <w:tc>
          <w:tcPr>
            <w:tcW w:w="619" w:type="dxa"/>
            <w:tcBorders>
              <w:top w:val="nil"/>
              <w:left w:val="nil"/>
              <w:bottom w:val="single" w:sz="4" w:space="0" w:color="auto"/>
              <w:right w:val="single" w:sz="8" w:space="0" w:color="auto"/>
            </w:tcBorders>
            <w:shd w:val="clear" w:color="auto" w:fill="auto"/>
            <w:noWrap/>
            <w:vAlign w:val="bottom"/>
            <w:hideMark/>
          </w:tcPr>
          <w:p w14:paraId="41FC62D1" w14:textId="77777777" w:rsidR="00841E3C" w:rsidRPr="00841E3C" w:rsidRDefault="00841E3C" w:rsidP="00166E7C">
            <w:pPr>
              <w:jc w:val="center"/>
              <w:rPr>
                <w:rFonts w:ascii="Calibri" w:hAnsi="Calibri"/>
                <w:color w:val="000000"/>
                <w:szCs w:val="22"/>
                <w:lang w:val="en-US"/>
              </w:rPr>
            </w:pPr>
            <w:r w:rsidRPr="00841E3C">
              <w:rPr>
                <w:rFonts w:ascii="Calibri" w:hAnsi="Calibri"/>
                <w:color w:val="000000"/>
                <w:szCs w:val="22"/>
                <w:lang w:val="en-US"/>
              </w:rPr>
              <w:t>2.00</w:t>
            </w:r>
          </w:p>
        </w:tc>
      </w:tr>
      <w:tr w:rsidR="00841E3C" w:rsidRPr="00841E3C" w14:paraId="69D209B2" w14:textId="77777777" w:rsidTr="00166E7C">
        <w:trPr>
          <w:trHeight w:val="331"/>
        </w:trPr>
        <w:tc>
          <w:tcPr>
            <w:tcW w:w="2271" w:type="dxa"/>
            <w:tcBorders>
              <w:top w:val="nil"/>
              <w:left w:val="single" w:sz="8" w:space="0" w:color="auto"/>
              <w:bottom w:val="single" w:sz="4" w:space="0" w:color="auto"/>
              <w:right w:val="single" w:sz="4" w:space="0" w:color="auto"/>
            </w:tcBorders>
            <w:shd w:val="clear" w:color="auto" w:fill="auto"/>
            <w:noWrap/>
            <w:vAlign w:val="bottom"/>
            <w:hideMark/>
          </w:tcPr>
          <w:p w14:paraId="4B655301" w14:textId="77777777" w:rsidR="00841E3C" w:rsidRPr="00841E3C" w:rsidRDefault="00841E3C" w:rsidP="00166E7C">
            <w:pPr>
              <w:rPr>
                <w:rFonts w:ascii="Calibri" w:hAnsi="Calibri"/>
                <w:color w:val="000000"/>
                <w:szCs w:val="22"/>
                <w:lang w:val="en-US"/>
              </w:rPr>
            </w:pPr>
            <w:r w:rsidRPr="00841E3C">
              <w:rPr>
                <w:rFonts w:ascii="Calibri" w:hAnsi="Calibri"/>
                <w:color w:val="000000"/>
                <w:szCs w:val="22"/>
                <w:lang w:val="en-US"/>
              </w:rPr>
              <w:t>DROP_CC_408_VOLTE_IMS</w:t>
            </w:r>
          </w:p>
        </w:tc>
        <w:tc>
          <w:tcPr>
            <w:tcW w:w="924" w:type="dxa"/>
            <w:tcBorders>
              <w:top w:val="nil"/>
              <w:left w:val="nil"/>
              <w:bottom w:val="single" w:sz="4" w:space="0" w:color="auto"/>
              <w:right w:val="single" w:sz="4" w:space="0" w:color="auto"/>
            </w:tcBorders>
            <w:shd w:val="clear" w:color="auto" w:fill="auto"/>
            <w:noWrap/>
            <w:vAlign w:val="bottom"/>
            <w:hideMark/>
          </w:tcPr>
          <w:p w14:paraId="092E1932" w14:textId="77777777" w:rsidR="00841E3C" w:rsidRPr="00841E3C" w:rsidRDefault="00841E3C" w:rsidP="00166E7C">
            <w:pPr>
              <w:jc w:val="right"/>
              <w:rPr>
                <w:rFonts w:ascii="Calibri" w:hAnsi="Calibri"/>
                <w:color w:val="000000"/>
                <w:szCs w:val="22"/>
                <w:lang w:val="en-US"/>
              </w:rPr>
            </w:pPr>
            <w:r w:rsidRPr="00841E3C">
              <w:rPr>
                <w:rFonts w:ascii="Calibri" w:hAnsi="Calibri"/>
                <w:color w:val="000000"/>
                <w:szCs w:val="22"/>
                <w:lang w:val="en-US"/>
              </w:rPr>
              <w:t>0.000249</w:t>
            </w:r>
          </w:p>
        </w:tc>
        <w:tc>
          <w:tcPr>
            <w:tcW w:w="400" w:type="dxa"/>
            <w:tcBorders>
              <w:top w:val="nil"/>
              <w:left w:val="nil"/>
              <w:bottom w:val="single" w:sz="4" w:space="0" w:color="auto"/>
              <w:right w:val="single" w:sz="4" w:space="0" w:color="auto"/>
            </w:tcBorders>
            <w:shd w:val="clear" w:color="auto" w:fill="auto"/>
            <w:noWrap/>
            <w:vAlign w:val="bottom"/>
            <w:hideMark/>
          </w:tcPr>
          <w:p w14:paraId="48893FBF" w14:textId="77777777" w:rsidR="00841E3C" w:rsidRPr="00841E3C" w:rsidRDefault="00841E3C" w:rsidP="00166E7C">
            <w:pPr>
              <w:jc w:val="right"/>
              <w:rPr>
                <w:rFonts w:ascii="Calibri" w:hAnsi="Calibri"/>
                <w:color w:val="000000"/>
                <w:szCs w:val="22"/>
                <w:lang w:val="en-US"/>
              </w:rPr>
            </w:pPr>
            <w:r w:rsidRPr="00841E3C">
              <w:rPr>
                <w:rFonts w:ascii="Calibri" w:hAnsi="Calibri"/>
                <w:color w:val="000000"/>
                <w:szCs w:val="22"/>
                <w:lang w:val="en-US"/>
              </w:rPr>
              <w:t>0.000429</w:t>
            </w:r>
          </w:p>
        </w:tc>
        <w:tc>
          <w:tcPr>
            <w:tcW w:w="619" w:type="dxa"/>
            <w:tcBorders>
              <w:top w:val="nil"/>
              <w:left w:val="nil"/>
              <w:bottom w:val="single" w:sz="4" w:space="0" w:color="auto"/>
              <w:right w:val="single" w:sz="8" w:space="0" w:color="auto"/>
            </w:tcBorders>
            <w:shd w:val="clear" w:color="auto" w:fill="auto"/>
            <w:noWrap/>
            <w:vAlign w:val="bottom"/>
            <w:hideMark/>
          </w:tcPr>
          <w:p w14:paraId="545F5F26" w14:textId="77777777" w:rsidR="00841E3C" w:rsidRPr="00841E3C" w:rsidRDefault="00841E3C" w:rsidP="00166E7C">
            <w:pPr>
              <w:jc w:val="center"/>
              <w:rPr>
                <w:rFonts w:ascii="Calibri" w:hAnsi="Calibri"/>
                <w:color w:val="000000"/>
                <w:szCs w:val="22"/>
                <w:lang w:val="en-US"/>
              </w:rPr>
            </w:pPr>
            <w:r w:rsidRPr="00841E3C">
              <w:rPr>
                <w:rFonts w:ascii="Calibri" w:hAnsi="Calibri"/>
                <w:color w:val="000000"/>
                <w:szCs w:val="22"/>
                <w:lang w:val="en-US"/>
              </w:rPr>
              <w:t>1.72</w:t>
            </w:r>
          </w:p>
        </w:tc>
      </w:tr>
      <w:tr w:rsidR="00841E3C" w:rsidRPr="00841E3C" w14:paraId="465D7002" w14:textId="77777777" w:rsidTr="00166E7C">
        <w:trPr>
          <w:trHeight w:val="331"/>
        </w:trPr>
        <w:tc>
          <w:tcPr>
            <w:tcW w:w="2271" w:type="dxa"/>
            <w:tcBorders>
              <w:top w:val="nil"/>
              <w:left w:val="single" w:sz="8" w:space="0" w:color="auto"/>
              <w:bottom w:val="single" w:sz="4" w:space="0" w:color="auto"/>
              <w:right w:val="single" w:sz="4" w:space="0" w:color="auto"/>
            </w:tcBorders>
            <w:shd w:val="clear" w:color="auto" w:fill="auto"/>
            <w:noWrap/>
            <w:vAlign w:val="bottom"/>
            <w:hideMark/>
          </w:tcPr>
          <w:p w14:paraId="39CAEA26" w14:textId="77777777" w:rsidR="00841E3C" w:rsidRPr="00841E3C" w:rsidRDefault="00841E3C" w:rsidP="00166E7C">
            <w:pPr>
              <w:rPr>
                <w:rFonts w:ascii="Calibri" w:hAnsi="Calibri"/>
                <w:color w:val="000000"/>
                <w:szCs w:val="22"/>
                <w:lang w:val="en-US"/>
              </w:rPr>
            </w:pPr>
            <w:r w:rsidRPr="00841E3C">
              <w:rPr>
                <w:rFonts w:ascii="Calibri" w:hAnsi="Calibri"/>
                <w:color w:val="000000"/>
                <w:szCs w:val="22"/>
                <w:lang w:val="en-US"/>
              </w:rPr>
              <w:t>DROP_CC_OTHER_VOLTE_IMS</w:t>
            </w:r>
          </w:p>
        </w:tc>
        <w:tc>
          <w:tcPr>
            <w:tcW w:w="924" w:type="dxa"/>
            <w:tcBorders>
              <w:top w:val="nil"/>
              <w:left w:val="nil"/>
              <w:bottom w:val="single" w:sz="4" w:space="0" w:color="auto"/>
              <w:right w:val="single" w:sz="4" w:space="0" w:color="auto"/>
            </w:tcBorders>
            <w:shd w:val="clear" w:color="auto" w:fill="auto"/>
            <w:noWrap/>
            <w:vAlign w:val="bottom"/>
            <w:hideMark/>
          </w:tcPr>
          <w:p w14:paraId="388590A4" w14:textId="77777777" w:rsidR="00841E3C" w:rsidRPr="00841E3C" w:rsidRDefault="00841E3C" w:rsidP="00166E7C">
            <w:pPr>
              <w:jc w:val="right"/>
              <w:rPr>
                <w:rFonts w:ascii="Calibri" w:hAnsi="Calibri"/>
                <w:color w:val="000000"/>
                <w:szCs w:val="22"/>
                <w:lang w:val="en-US"/>
              </w:rPr>
            </w:pPr>
            <w:r w:rsidRPr="00841E3C">
              <w:rPr>
                <w:rFonts w:ascii="Calibri" w:hAnsi="Calibri"/>
                <w:color w:val="000000"/>
                <w:szCs w:val="22"/>
                <w:lang w:val="en-US"/>
              </w:rPr>
              <w:t>0.000990</w:t>
            </w:r>
          </w:p>
        </w:tc>
        <w:tc>
          <w:tcPr>
            <w:tcW w:w="400" w:type="dxa"/>
            <w:tcBorders>
              <w:top w:val="nil"/>
              <w:left w:val="nil"/>
              <w:bottom w:val="single" w:sz="4" w:space="0" w:color="auto"/>
              <w:right w:val="single" w:sz="4" w:space="0" w:color="auto"/>
            </w:tcBorders>
            <w:shd w:val="clear" w:color="auto" w:fill="auto"/>
            <w:noWrap/>
            <w:vAlign w:val="bottom"/>
            <w:hideMark/>
          </w:tcPr>
          <w:p w14:paraId="770ABF70" w14:textId="77777777" w:rsidR="00841E3C" w:rsidRPr="00841E3C" w:rsidRDefault="00841E3C" w:rsidP="00166E7C">
            <w:pPr>
              <w:jc w:val="right"/>
              <w:rPr>
                <w:rFonts w:ascii="Calibri" w:hAnsi="Calibri"/>
                <w:color w:val="000000"/>
                <w:szCs w:val="22"/>
                <w:lang w:val="en-US"/>
              </w:rPr>
            </w:pPr>
            <w:r w:rsidRPr="00841E3C">
              <w:rPr>
                <w:rFonts w:ascii="Calibri" w:hAnsi="Calibri"/>
                <w:color w:val="000000"/>
                <w:szCs w:val="22"/>
                <w:lang w:val="en-US"/>
              </w:rPr>
              <w:t>0.000000</w:t>
            </w:r>
          </w:p>
        </w:tc>
        <w:tc>
          <w:tcPr>
            <w:tcW w:w="619" w:type="dxa"/>
            <w:tcBorders>
              <w:top w:val="nil"/>
              <w:left w:val="nil"/>
              <w:bottom w:val="single" w:sz="4" w:space="0" w:color="auto"/>
              <w:right w:val="single" w:sz="8" w:space="0" w:color="auto"/>
            </w:tcBorders>
            <w:shd w:val="clear" w:color="auto" w:fill="auto"/>
            <w:noWrap/>
            <w:vAlign w:val="bottom"/>
            <w:hideMark/>
          </w:tcPr>
          <w:p w14:paraId="725F200C" w14:textId="77777777" w:rsidR="00841E3C" w:rsidRPr="00841E3C" w:rsidRDefault="00841E3C" w:rsidP="00166E7C">
            <w:pPr>
              <w:jc w:val="center"/>
              <w:rPr>
                <w:rFonts w:ascii="Calibri" w:hAnsi="Calibri"/>
                <w:color w:val="000000"/>
                <w:szCs w:val="22"/>
                <w:lang w:val="en-US"/>
              </w:rPr>
            </w:pPr>
            <w:r w:rsidRPr="00841E3C">
              <w:rPr>
                <w:rFonts w:ascii="Calibri" w:hAnsi="Calibri"/>
                <w:color w:val="000000"/>
                <w:szCs w:val="22"/>
                <w:lang w:val="en-US"/>
              </w:rPr>
              <w:t>0.00</w:t>
            </w:r>
          </w:p>
        </w:tc>
      </w:tr>
      <w:tr w:rsidR="00841E3C" w:rsidRPr="00841E3C" w14:paraId="00741389" w14:textId="77777777" w:rsidTr="00166E7C">
        <w:trPr>
          <w:trHeight w:val="331"/>
        </w:trPr>
        <w:tc>
          <w:tcPr>
            <w:tcW w:w="2271" w:type="dxa"/>
            <w:tcBorders>
              <w:top w:val="nil"/>
              <w:left w:val="single" w:sz="8" w:space="0" w:color="auto"/>
              <w:bottom w:val="single" w:sz="4" w:space="0" w:color="auto"/>
              <w:right w:val="single" w:sz="4" w:space="0" w:color="auto"/>
            </w:tcBorders>
            <w:shd w:val="clear" w:color="auto" w:fill="auto"/>
            <w:noWrap/>
            <w:vAlign w:val="bottom"/>
            <w:hideMark/>
          </w:tcPr>
          <w:p w14:paraId="099EDC1D" w14:textId="77777777" w:rsidR="00841E3C" w:rsidRPr="00841E3C" w:rsidRDefault="00841E3C" w:rsidP="00166E7C">
            <w:pPr>
              <w:rPr>
                <w:rFonts w:ascii="Calibri" w:hAnsi="Calibri"/>
                <w:color w:val="000000"/>
                <w:szCs w:val="22"/>
                <w:lang w:val="en-US"/>
              </w:rPr>
            </w:pPr>
            <w:r w:rsidRPr="00841E3C">
              <w:rPr>
                <w:rFonts w:ascii="Calibri" w:hAnsi="Calibri"/>
                <w:color w:val="000000"/>
                <w:szCs w:val="22"/>
                <w:lang w:val="en-US"/>
              </w:rPr>
              <w:t>GARBLING_VOLTE_VOICE</w:t>
            </w:r>
          </w:p>
        </w:tc>
        <w:tc>
          <w:tcPr>
            <w:tcW w:w="924" w:type="dxa"/>
            <w:tcBorders>
              <w:top w:val="nil"/>
              <w:left w:val="nil"/>
              <w:bottom w:val="single" w:sz="4" w:space="0" w:color="auto"/>
              <w:right w:val="single" w:sz="4" w:space="0" w:color="auto"/>
            </w:tcBorders>
            <w:shd w:val="clear" w:color="auto" w:fill="auto"/>
            <w:noWrap/>
            <w:vAlign w:val="bottom"/>
            <w:hideMark/>
          </w:tcPr>
          <w:p w14:paraId="2E6F00C7" w14:textId="77777777" w:rsidR="00841E3C" w:rsidRPr="00841E3C" w:rsidRDefault="00841E3C" w:rsidP="00166E7C">
            <w:pPr>
              <w:jc w:val="right"/>
              <w:rPr>
                <w:rFonts w:ascii="Calibri" w:hAnsi="Calibri"/>
                <w:color w:val="000000"/>
                <w:szCs w:val="22"/>
                <w:lang w:val="en-US"/>
              </w:rPr>
            </w:pPr>
            <w:r w:rsidRPr="00841E3C">
              <w:rPr>
                <w:rFonts w:ascii="Calibri" w:hAnsi="Calibri"/>
                <w:color w:val="000000"/>
                <w:szCs w:val="22"/>
                <w:lang w:val="en-US"/>
              </w:rPr>
              <w:t>0.013632</w:t>
            </w:r>
          </w:p>
        </w:tc>
        <w:tc>
          <w:tcPr>
            <w:tcW w:w="400" w:type="dxa"/>
            <w:tcBorders>
              <w:top w:val="nil"/>
              <w:left w:val="nil"/>
              <w:bottom w:val="single" w:sz="4" w:space="0" w:color="auto"/>
              <w:right w:val="single" w:sz="4" w:space="0" w:color="auto"/>
            </w:tcBorders>
            <w:shd w:val="clear" w:color="auto" w:fill="auto"/>
            <w:noWrap/>
            <w:vAlign w:val="bottom"/>
            <w:hideMark/>
          </w:tcPr>
          <w:p w14:paraId="737DADA1" w14:textId="77777777" w:rsidR="00841E3C" w:rsidRPr="00841E3C" w:rsidRDefault="00841E3C" w:rsidP="00166E7C">
            <w:pPr>
              <w:jc w:val="right"/>
              <w:rPr>
                <w:rFonts w:ascii="Calibri" w:hAnsi="Calibri"/>
                <w:color w:val="000000"/>
                <w:szCs w:val="22"/>
                <w:lang w:val="en-US"/>
              </w:rPr>
            </w:pPr>
            <w:r w:rsidRPr="00841E3C">
              <w:rPr>
                <w:rFonts w:ascii="Calibri" w:hAnsi="Calibri"/>
                <w:color w:val="000000"/>
                <w:szCs w:val="22"/>
                <w:lang w:val="en-US"/>
              </w:rPr>
              <w:t>0.978682</w:t>
            </w:r>
          </w:p>
        </w:tc>
        <w:tc>
          <w:tcPr>
            <w:tcW w:w="619" w:type="dxa"/>
            <w:tcBorders>
              <w:top w:val="nil"/>
              <w:left w:val="nil"/>
              <w:bottom w:val="single" w:sz="4" w:space="0" w:color="auto"/>
              <w:right w:val="single" w:sz="8" w:space="0" w:color="auto"/>
            </w:tcBorders>
            <w:shd w:val="clear" w:color="auto" w:fill="auto"/>
            <w:noWrap/>
            <w:vAlign w:val="bottom"/>
            <w:hideMark/>
          </w:tcPr>
          <w:p w14:paraId="377AE370" w14:textId="77777777" w:rsidR="00841E3C" w:rsidRPr="00841E3C" w:rsidRDefault="00841E3C" w:rsidP="00166E7C">
            <w:pPr>
              <w:jc w:val="center"/>
              <w:rPr>
                <w:rFonts w:ascii="Calibri" w:hAnsi="Calibri"/>
                <w:color w:val="000000"/>
                <w:szCs w:val="22"/>
                <w:lang w:val="en-US"/>
              </w:rPr>
            </w:pPr>
            <w:r w:rsidRPr="00841E3C">
              <w:rPr>
                <w:rFonts w:ascii="Calibri" w:hAnsi="Calibri"/>
                <w:color w:val="000000"/>
                <w:szCs w:val="22"/>
                <w:lang w:val="en-US"/>
              </w:rPr>
              <w:t>71.79</w:t>
            </w:r>
          </w:p>
        </w:tc>
      </w:tr>
      <w:tr w:rsidR="00841E3C" w:rsidRPr="00841E3C" w14:paraId="2898836A" w14:textId="77777777" w:rsidTr="00166E7C">
        <w:trPr>
          <w:trHeight w:val="331"/>
        </w:trPr>
        <w:tc>
          <w:tcPr>
            <w:tcW w:w="2271" w:type="dxa"/>
            <w:tcBorders>
              <w:top w:val="nil"/>
              <w:left w:val="single" w:sz="8" w:space="0" w:color="auto"/>
              <w:bottom w:val="single" w:sz="4" w:space="0" w:color="auto"/>
              <w:right w:val="single" w:sz="4" w:space="0" w:color="auto"/>
            </w:tcBorders>
            <w:shd w:val="clear" w:color="auto" w:fill="auto"/>
            <w:noWrap/>
            <w:vAlign w:val="bottom"/>
            <w:hideMark/>
          </w:tcPr>
          <w:p w14:paraId="001E2C11" w14:textId="77777777" w:rsidR="00841E3C" w:rsidRPr="00841E3C" w:rsidRDefault="00841E3C" w:rsidP="00166E7C">
            <w:pPr>
              <w:rPr>
                <w:rFonts w:ascii="Calibri" w:hAnsi="Calibri"/>
                <w:color w:val="000000"/>
                <w:szCs w:val="22"/>
                <w:lang w:val="en-US"/>
              </w:rPr>
            </w:pPr>
            <w:r w:rsidRPr="00841E3C">
              <w:rPr>
                <w:rFonts w:ascii="Calibri" w:hAnsi="Calibri"/>
                <w:color w:val="000000"/>
                <w:szCs w:val="22"/>
                <w:lang w:val="en-US"/>
              </w:rPr>
              <w:t>IMMEDIATE_VOLUNTARY_DROP_DUE_TO_MEDIA_STOP_VOLTE</w:t>
            </w:r>
          </w:p>
        </w:tc>
        <w:tc>
          <w:tcPr>
            <w:tcW w:w="924" w:type="dxa"/>
            <w:tcBorders>
              <w:top w:val="nil"/>
              <w:left w:val="nil"/>
              <w:bottom w:val="single" w:sz="4" w:space="0" w:color="auto"/>
              <w:right w:val="single" w:sz="4" w:space="0" w:color="auto"/>
            </w:tcBorders>
            <w:shd w:val="clear" w:color="auto" w:fill="auto"/>
            <w:noWrap/>
            <w:vAlign w:val="bottom"/>
            <w:hideMark/>
          </w:tcPr>
          <w:p w14:paraId="208D2B9F" w14:textId="77777777" w:rsidR="00841E3C" w:rsidRPr="00841E3C" w:rsidRDefault="00841E3C" w:rsidP="00166E7C">
            <w:pPr>
              <w:jc w:val="right"/>
              <w:rPr>
                <w:rFonts w:ascii="Calibri" w:hAnsi="Calibri"/>
                <w:color w:val="000000"/>
                <w:szCs w:val="22"/>
                <w:lang w:val="en-US"/>
              </w:rPr>
            </w:pPr>
            <w:r w:rsidRPr="00841E3C">
              <w:rPr>
                <w:rFonts w:ascii="Calibri" w:hAnsi="Calibri"/>
                <w:color w:val="000000"/>
                <w:szCs w:val="22"/>
                <w:lang w:val="en-US"/>
              </w:rPr>
              <w:t>0.000026</w:t>
            </w:r>
          </w:p>
        </w:tc>
        <w:tc>
          <w:tcPr>
            <w:tcW w:w="400" w:type="dxa"/>
            <w:tcBorders>
              <w:top w:val="nil"/>
              <w:left w:val="nil"/>
              <w:bottom w:val="single" w:sz="4" w:space="0" w:color="auto"/>
              <w:right w:val="single" w:sz="4" w:space="0" w:color="auto"/>
            </w:tcBorders>
            <w:shd w:val="clear" w:color="auto" w:fill="auto"/>
            <w:noWrap/>
            <w:vAlign w:val="bottom"/>
            <w:hideMark/>
          </w:tcPr>
          <w:p w14:paraId="62CF2E83" w14:textId="77777777" w:rsidR="00841E3C" w:rsidRPr="00841E3C" w:rsidRDefault="00841E3C" w:rsidP="00166E7C">
            <w:pPr>
              <w:jc w:val="right"/>
              <w:rPr>
                <w:rFonts w:ascii="Calibri" w:hAnsi="Calibri"/>
                <w:color w:val="000000"/>
                <w:szCs w:val="22"/>
                <w:lang w:val="en-US"/>
              </w:rPr>
            </w:pPr>
            <w:r w:rsidRPr="00841E3C">
              <w:rPr>
                <w:rFonts w:ascii="Calibri" w:hAnsi="Calibri"/>
                <w:color w:val="000000"/>
                <w:szCs w:val="22"/>
                <w:lang w:val="en-US"/>
              </w:rPr>
              <w:t>0.000167</w:t>
            </w:r>
          </w:p>
        </w:tc>
        <w:tc>
          <w:tcPr>
            <w:tcW w:w="619" w:type="dxa"/>
            <w:tcBorders>
              <w:top w:val="nil"/>
              <w:left w:val="nil"/>
              <w:bottom w:val="single" w:sz="4" w:space="0" w:color="auto"/>
              <w:right w:val="single" w:sz="8" w:space="0" w:color="auto"/>
            </w:tcBorders>
            <w:shd w:val="clear" w:color="auto" w:fill="auto"/>
            <w:noWrap/>
            <w:vAlign w:val="bottom"/>
            <w:hideMark/>
          </w:tcPr>
          <w:p w14:paraId="4138516C" w14:textId="77777777" w:rsidR="00841E3C" w:rsidRPr="00841E3C" w:rsidRDefault="00841E3C" w:rsidP="00166E7C">
            <w:pPr>
              <w:jc w:val="center"/>
              <w:rPr>
                <w:rFonts w:ascii="Calibri" w:hAnsi="Calibri"/>
                <w:color w:val="000000"/>
                <w:szCs w:val="22"/>
                <w:lang w:val="en-US"/>
              </w:rPr>
            </w:pPr>
            <w:r w:rsidRPr="00841E3C">
              <w:rPr>
                <w:rFonts w:ascii="Calibri" w:hAnsi="Calibri"/>
                <w:color w:val="000000"/>
                <w:szCs w:val="22"/>
                <w:lang w:val="en-US"/>
              </w:rPr>
              <w:t>6.45</w:t>
            </w:r>
          </w:p>
        </w:tc>
      </w:tr>
      <w:tr w:rsidR="00841E3C" w:rsidRPr="00841E3C" w14:paraId="428227D5" w14:textId="77777777" w:rsidTr="00166E7C">
        <w:trPr>
          <w:trHeight w:val="331"/>
        </w:trPr>
        <w:tc>
          <w:tcPr>
            <w:tcW w:w="2271" w:type="dxa"/>
            <w:tcBorders>
              <w:top w:val="nil"/>
              <w:left w:val="single" w:sz="8" w:space="0" w:color="auto"/>
              <w:bottom w:val="single" w:sz="4" w:space="0" w:color="auto"/>
              <w:right w:val="single" w:sz="4" w:space="0" w:color="auto"/>
            </w:tcBorders>
            <w:shd w:val="clear" w:color="auto" w:fill="auto"/>
            <w:noWrap/>
            <w:vAlign w:val="bottom"/>
            <w:hideMark/>
          </w:tcPr>
          <w:p w14:paraId="7DF6318D" w14:textId="77777777" w:rsidR="00841E3C" w:rsidRPr="00841E3C" w:rsidRDefault="00841E3C" w:rsidP="00166E7C">
            <w:pPr>
              <w:rPr>
                <w:rFonts w:ascii="Calibri" w:hAnsi="Calibri"/>
                <w:color w:val="000000"/>
                <w:szCs w:val="22"/>
                <w:lang w:val="en-US"/>
              </w:rPr>
            </w:pPr>
            <w:r w:rsidRPr="00841E3C">
              <w:rPr>
                <w:rFonts w:ascii="Calibri" w:hAnsi="Calibri"/>
                <w:color w:val="000000"/>
                <w:szCs w:val="22"/>
                <w:lang w:val="en-US"/>
              </w:rPr>
              <w:t>MUTING_VOLTE_VOICE</w:t>
            </w:r>
          </w:p>
        </w:tc>
        <w:tc>
          <w:tcPr>
            <w:tcW w:w="924" w:type="dxa"/>
            <w:tcBorders>
              <w:top w:val="nil"/>
              <w:left w:val="nil"/>
              <w:bottom w:val="single" w:sz="4" w:space="0" w:color="auto"/>
              <w:right w:val="single" w:sz="4" w:space="0" w:color="auto"/>
            </w:tcBorders>
            <w:shd w:val="clear" w:color="auto" w:fill="auto"/>
            <w:noWrap/>
            <w:vAlign w:val="bottom"/>
            <w:hideMark/>
          </w:tcPr>
          <w:p w14:paraId="68D7E954" w14:textId="77777777" w:rsidR="00841E3C" w:rsidRPr="00841E3C" w:rsidRDefault="00841E3C" w:rsidP="00166E7C">
            <w:pPr>
              <w:jc w:val="right"/>
              <w:rPr>
                <w:rFonts w:ascii="Calibri" w:hAnsi="Calibri"/>
                <w:color w:val="000000"/>
                <w:szCs w:val="22"/>
                <w:lang w:val="en-US"/>
              </w:rPr>
            </w:pPr>
            <w:r w:rsidRPr="00841E3C">
              <w:rPr>
                <w:rFonts w:ascii="Calibri" w:hAnsi="Calibri"/>
                <w:color w:val="000000"/>
                <w:szCs w:val="22"/>
                <w:lang w:val="en-US"/>
              </w:rPr>
              <w:t>0.001631</w:t>
            </w:r>
          </w:p>
        </w:tc>
        <w:tc>
          <w:tcPr>
            <w:tcW w:w="400" w:type="dxa"/>
            <w:tcBorders>
              <w:top w:val="nil"/>
              <w:left w:val="nil"/>
              <w:bottom w:val="single" w:sz="4" w:space="0" w:color="auto"/>
              <w:right w:val="single" w:sz="4" w:space="0" w:color="auto"/>
            </w:tcBorders>
            <w:shd w:val="clear" w:color="auto" w:fill="auto"/>
            <w:noWrap/>
            <w:vAlign w:val="bottom"/>
            <w:hideMark/>
          </w:tcPr>
          <w:p w14:paraId="3E1F2624" w14:textId="77777777" w:rsidR="00841E3C" w:rsidRPr="00841E3C" w:rsidRDefault="00841E3C" w:rsidP="00166E7C">
            <w:pPr>
              <w:jc w:val="right"/>
              <w:rPr>
                <w:rFonts w:ascii="Calibri" w:hAnsi="Calibri"/>
                <w:color w:val="000000"/>
                <w:szCs w:val="22"/>
                <w:lang w:val="en-US"/>
              </w:rPr>
            </w:pPr>
            <w:r w:rsidRPr="00841E3C">
              <w:rPr>
                <w:rFonts w:ascii="Calibri" w:hAnsi="Calibri"/>
                <w:color w:val="000000"/>
                <w:szCs w:val="22"/>
                <w:lang w:val="en-US"/>
              </w:rPr>
              <w:t>0.113238</w:t>
            </w:r>
          </w:p>
        </w:tc>
        <w:tc>
          <w:tcPr>
            <w:tcW w:w="619" w:type="dxa"/>
            <w:tcBorders>
              <w:top w:val="nil"/>
              <w:left w:val="nil"/>
              <w:bottom w:val="single" w:sz="4" w:space="0" w:color="auto"/>
              <w:right w:val="single" w:sz="8" w:space="0" w:color="auto"/>
            </w:tcBorders>
            <w:shd w:val="clear" w:color="auto" w:fill="auto"/>
            <w:noWrap/>
            <w:vAlign w:val="bottom"/>
            <w:hideMark/>
          </w:tcPr>
          <w:p w14:paraId="4C06F8C3" w14:textId="77777777" w:rsidR="00841E3C" w:rsidRPr="00841E3C" w:rsidRDefault="00841E3C" w:rsidP="00166E7C">
            <w:pPr>
              <w:jc w:val="center"/>
              <w:rPr>
                <w:rFonts w:ascii="Calibri" w:hAnsi="Calibri"/>
                <w:color w:val="000000"/>
                <w:szCs w:val="22"/>
                <w:lang w:val="en-US"/>
              </w:rPr>
            </w:pPr>
            <w:r w:rsidRPr="00841E3C">
              <w:rPr>
                <w:rFonts w:ascii="Calibri" w:hAnsi="Calibri"/>
                <w:color w:val="000000"/>
                <w:szCs w:val="22"/>
                <w:lang w:val="en-US"/>
              </w:rPr>
              <w:t>69.44</w:t>
            </w:r>
          </w:p>
        </w:tc>
      </w:tr>
      <w:tr w:rsidR="00841E3C" w:rsidRPr="00841E3C" w14:paraId="784B51A5" w14:textId="77777777" w:rsidTr="00166E7C">
        <w:trPr>
          <w:trHeight w:val="331"/>
        </w:trPr>
        <w:tc>
          <w:tcPr>
            <w:tcW w:w="2271" w:type="dxa"/>
            <w:tcBorders>
              <w:top w:val="nil"/>
              <w:left w:val="single" w:sz="8" w:space="0" w:color="auto"/>
              <w:bottom w:val="single" w:sz="4" w:space="0" w:color="auto"/>
              <w:right w:val="single" w:sz="4" w:space="0" w:color="auto"/>
            </w:tcBorders>
            <w:shd w:val="clear" w:color="auto" w:fill="auto"/>
            <w:noWrap/>
            <w:vAlign w:val="bottom"/>
            <w:hideMark/>
          </w:tcPr>
          <w:p w14:paraId="163EEBCD" w14:textId="77777777" w:rsidR="00841E3C" w:rsidRPr="00841E3C" w:rsidRDefault="00841E3C" w:rsidP="00166E7C">
            <w:pPr>
              <w:rPr>
                <w:rFonts w:ascii="Calibri" w:hAnsi="Calibri"/>
                <w:color w:val="000000"/>
                <w:szCs w:val="22"/>
                <w:lang w:val="en-US"/>
              </w:rPr>
            </w:pPr>
            <w:r w:rsidRPr="00841E3C">
              <w:rPr>
                <w:rFonts w:ascii="Calibri" w:hAnsi="Calibri"/>
                <w:color w:val="000000"/>
                <w:szCs w:val="22"/>
                <w:lang w:val="en-US"/>
              </w:rPr>
              <w:t>SOFT_DROP_DUE_TO_MEDIA_STOP_VOLTE_IMS</w:t>
            </w:r>
          </w:p>
        </w:tc>
        <w:tc>
          <w:tcPr>
            <w:tcW w:w="924" w:type="dxa"/>
            <w:tcBorders>
              <w:top w:val="nil"/>
              <w:left w:val="nil"/>
              <w:bottom w:val="single" w:sz="4" w:space="0" w:color="auto"/>
              <w:right w:val="single" w:sz="4" w:space="0" w:color="auto"/>
            </w:tcBorders>
            <w:shd w:val="clear" w:color="auto" w:fill="auto"/>
            <w:noWrap/>
            <w:vAlign w:val="bottom"/>
            <w:hideMark/>
          </w:tcPr>
          <w:p w14:paraId="06E8CDA6" w14:textId="77777777" w:rsidR="00841E3C" w:rsidRPr="00841E3C" w:rsidRDefault="00841E3C" w:rsidP="00166E7C">
            <w:pPr>
              <w:jc w:val="right"/>
              <w:rPr>
                <w:rFonts w:ascii="Calibri" w:hAnsi="Calibri"/>
                <w:color w:val="000000"/>
                <w:szCs w:val="22"/>
                <w:lang w:val="en-US"/>
              </w:rPr>
            </w:pPr>
            <w:r w:rsidRPr="00841E3C">
              <w:rPr>
                <w:rFonts w:ascii="Calibri" w:hAnsi="Calibri"/>
                <w:color w:val="000000"/>
                <w:szCs w:val="22"/>
                <w:lang w:val="en-US"/>
              </w:rPr>
              <w:t>0.000359</w:t>
            </w:r>
          </w:p>
        </w:tc>
        <w:tc>
          <w:tcPr>
            <w:tcW w:w="400" w:type="dxa"/>
            <w:tcBorders>
              <w:top w:val="nil"/>
              <w:left w:val="nil"/>
              <w:bottom w:val="single" w:sz="4" w:space="0" w:color="auto"/>
              <w:right w:val="single" w:sz="4" w:space="0" w:color="auto"/>
            </w:tcBorders>
            <w:shd w:val="clear" w:color="auto" w:fill="auto"/>
            <w:noWrap/>
            <w:vAlign w:val="bottom"/>
            <w:hideMark/>
          </w:tcPr>
          <w:p w14:paraId="2C26194C" w14:textId="77777777" w:rsidR="00841E3C" w:rsidRPr="00841E3C" w:rsidRDefault="00841E3C" w:rsidP="00166E7C">
            <w:pPr>
              <w:jc w:val="right"/>
              <w:rPr>
                <w:rFonts w:ascii="Calibri" w:hAnsi="Calibri"/>
                <w:color w:val="000000"/>
                <w:szCs w:val="22"/>
                <w:lang w:val="en-US"/>
              </w:rPr>
            </w:pPr>
            <w:r w:rsidRPr="00841E3C">
              <w:rPr>
                <w:rFonts w:ascii="Calibri" w:hAnsi="Calibri"/>
                <w:color w:val="000000"/>
                <w:szCs w:val="22"/>
                <w:lang w:val="en-US"/>
              </w:rPr>
              <w:t>0.006980</w:t>
            </w:r>
          </w:p>
        </w:tc>
        <w:tc>
          <w:tcPr>
            <w:tcW w:w="619" w:type="dxa"/>
            <w:tcBorders>
              <w:top w:val="nil"/>
              <w:left w:val="nil"/>
              <w:bottom w:val="single" w:sz="4" w:space="0" w:color="auto"/>
              <w:right w:val="single" w:sz="8" w:space="0" w:color="auto"/>
            </w:tcBorders>
            <w:shd w:val="clear" w:color="auto" w:fill="auto"/>
            <w:noWrap/>
            <w:vAlign w:val="bottom"/>
            <w:hideMark/>
          </w:tcPr>
          <w:p w14:paraId="4CA530BB" w14:textId="77777777" w:rsidR="00841E3C" w:rsidRPr="00841E3C" w:rsidRDefault="00841E3C" w:rsidP="00166E7C">
            <w:pPr>
              <w:jc w:val="center"/>
              <w:rPr>
                <w:rFonts w:ascii="Calibri" w:hAnsi="Calibri"/>
                <w:color w:val="000000"/>
                <w:szCs w:val="22"/>
                <w:lang w:val="en-US"/>
              </w:rPr>
            </w:pPr>
            <w:r w:rsidRPr="00841E3C">
              <w:rPr>
                <w:rFonts w:ascii="Calibri" w:hAnsi="Calibri"/>
                <w:color w:val="000000"/>
                <w:szCs w:val="22"/>
                <w:lang w:val="en-US"/>
              </w:rPr>
              <w:t>19.42</w:t>
            </w:r>
          </w:p>
        </w:tc>
      </w:tr>
      <w:tr w:rsidR="00841E3C" w:rsidRPr="00841E3C" w14:paraId="0BCD7A11" w14:textId="77777777" w:rsidTr="00182E91">
        <w:trPr>
          <w:trHeight w:val="348"/>
        </w:trPr>
        <w:tc>
          <w:tcPr>
            <w:tcW w:w="2271" w:type="dxa"/>
            <w:tcBorders>
              <w:top w:val="nil"/>
              <w:left w:val="single" w:sz="8" w:space="0" w:color="auto"/>
              <w:bottom w:val="nil"/>
              <w:right w:val="single" w:sz="4" w:space="0" w:color="auto"/>
            </w:tcBorders>
            <w:shd w:val="clear" w:color="auto" w:fill="auto"/>
            <w:noWrap/>
            <w:vAlign w:val="bottom"/>
            <w:hideMark/>
          </w:tcPr>
          <w:p w14:paraId="7C880D5D" w14:textId="77777777" w:rsidR="00841E3C" w:rsidRPr="00841E3C" w:rsidRDefault="00841E3C" w:rsidP="00166E7C">
            <w:pPr>
              <w:rPr>
                <w:rFonts w:ascii="Calibri" w:hAnsi="Calibri"/>
                <w:color w:val="000000"/>
                <w:szCs w:val="22"/>
                <w:lang w:val="en-US"/>
              </w:rPr>
            </w:pPr>
            <w:r w:rsidRPr="00841E3C">
              <w:rPr>
                <w:rFonts w:ascii="Calibri" w:hAnsi="Calibri"/>
                <w:color w:val="000000"/>
                <w:szCs w:val="22"/>
                <w:lang w:val="en-US"/>
              </w:rPr>
              <w:t>hard_drop_call_503_481</w:t>
            </w:r>
          </w:p>
        </w:tc>
        <w:tc>
          <w:tcPr>
            <w:tcW w:w="924" w:type="dxa"/>
            <w:tcBorders>
              <w:top w:val="nil"/>
              <w:left w:val="nil"/>
              <w:bottom w:val="nil"/>
              <w:right w:val="single" w:sz="4" w:space="0" w:color="auto"/>
            </w:tcBorders>
            <w:shd w:val="clear" w:color="auto" w:fill="auto"/>
            <w:noWrap/>
            <w:vAlign w:val="bottom"/>
            <w:hideMark/>
          </w:tcPr>
          <w:p w14:paraId="0A75B4AE" w14:textId="77777777" w:rsidR="00841E3C" w:rsidRPr="00841E3C" w:rsidRDefault="00841E3C" w:rsidP="00166E7C">
            <w:pPr>
              <w:jc w:val="right"/>
              <w:rPr>
                <w:rFonts w:ascii="Calibri" w:hAnsi="Calibri"/>
                <w:color w:val="000000"/>
                <w:szCs w:val="22"/>
                <w:lang w:val="en-US"/>
              </w:rPr>
            </w:pPr>
            <w:r w:rsidRPr="00841E3C">
              <w:rPr>
                <w:rFonts w:ascii="Calibri" w:hAnsi="Calibri"/>
                <w:color w:val="000000"/>
                <w:szCs w:val="22"/>
                <w:lang w:val="en-US"/>
              </w:rPr>
              <w:t>0.000552</w:t>
            </w:r>
          </w:p>
        </w:tc>
        <w:tc>
          <w:tcPr>
            <w:tcW w:w="400" w:type="dxa"/>
            <w:tcBorders>
              <w:top w:val="nil"/>
              <w:left w:val="nil"/>
              <w:bottom w:val="nil"/>
              <w:right w:val="single" w:sz="4" w:space="0" w:color="auto"/>
            </w:tcBorders>
            <w:shd w:val="clear" w:color="auto" w:fill="auto"/>
            <w:noWrap/>
            <w:vAlign w:val="bottom"/>
            <w:hideMark/>
          </w:tcPr>
          <w:p w14:paraId="60A12F7B" w14:textId="77777777" w:rsidR="00841E3C" w:rsidRPr="00841E3C" w:rsidRDefault="00841E3C" w:rsidP="00166E7C">
            <w:pPr>
              <w:jc w:val="right"/>
              <w:rPr>
                <w:rFonts w:ascii="Calibri" w:hAnsi="Calibri"/>
                <w:color w:val="000000"/>
                <w:szCs w:val="22"/>
                <w:lang w:val="en-US"/>
              </w:rPr>
            </w:pPr>
            <w:r w:rsidRPr="00841E3C">
              <w:rPr>
                <w:rFonts w:ascii="Calibri" w:hAnsi="Calibri"/>
                <w:color w:val="000000"/>
                <w:szCs w:val="22"/>
                <w:lang w:val="en-US"/>
              </w:rPr>
              <w:t>0.006631</w:t>
            </w:r>
          </w:p>
        </w:tc>
        <w:tc>
          <w:tcPr>
            <w:tcW w:w="619" w:type="dxa"/>
            <w:tcBorders>
              <w:top w:val="nil"/>
              <w:left w:val="nil"/>
              <w:bottom w:val="nil"/>
              <w:right w:val="single" w:sz="8" w:space="0" w:color="auto"/>
            </w:tcBorders>
            <w:shd w:val="clear" w:color="auto" w:fill="auto"/>
            <w:noWrap/>
            <w:vAlign w:val="bottom"/>
            <w:hideMark/>
          </w:tcPr>
          <w:p w14:paraId="22A76B56" w14:textId="77777777" w:rsidR="00841E3C" w:rsidRPr="00841E3C" w:rsidRDefault="00841E3C" w:rsidP="00166E7C">
            <w:pPr>
              <w:jc w:val="center"/>
              <w:rPr>
                <w:rFonts w:ascii="Calibri" w:hAnsi="Calibri"/>
                <w:color w:val="000000"/>
                <w:szCs w:val="22"/>
                <w:lang w:val="en-US"/>
              </w:rPr>
            </w:pPr>
            <w:r w:rsidRPr="00841E3C">
              <w:rPr>
                <w:rFonts w:ascii="Calibri" w:hAnsi="Calibri"/>
                <w:color w:val="000000"/>
                <w:szCs w:val="22"/>
                <w:lang w:val="en-US"/>
              </w:rPr>
              <w:t>12.02</w:t>
            </w:r>
          </w:p>
        </w:tc>
      </w:tr>
      <w:tr w:rsidR="00182E91" w:rsidRPr="00841E3C" w14:paraId="2D81484C" w14:textId="77777777" w:rsidTr="00166E7C">
        <w:trPr>
          <w:trHeight w:val="348"/>
        </w:trPr>
        <w:tc>
          <w:tcPr>
            <w:tcW w:w="2271" w:type="dxa"/>
            <w:tcBorders>
              <w:top w:val="nil"/>
              <w:left w:val="single" w:sz="8" w:space="0" w:color="auto"/>
              <w:bottom w:val="single" w:sz="8" w:space="0" w:color="auto"/>
              <w:right w:val="single" w:sz="4" w:space="0" w:color="auto"/>
            </w:tcBorders>
            <w:shd w:val="clear" w:color="auto" w:fill="auto"/>
            <w:noWrap/>
            <w:vAlign w:val="bottom"/>
          </w:tcPr>
          <w:p w14:paraId="0085A6CE" w14:textId="77777777" w:rsidR="00182E91" w:rsidRPr="00841E3C" w:rsidRDefault="00182E91" w:rsidP="00166E7C">
            <w:pPr>
              <w:rPr>
                <w:rFonts w:ascii="Calibri" w:hAnsi="Calibri"/>
                <w:color w:val="000000"/>
                <w:szCs w:val="22"/>
                <w:lang w:val="en-US"/>
              </w:rPr>
            </w:pPr>
          </w:p>
        </w:tc>
        <w:tc>
          <w:tcPr>
            <w:tcW w:w="924" w:type="dxa"/>
            <w:tcBorders>
              <w:top w:val="nil"/>
              <w:left w:val="nil"/>
              <w:bottom w:val="single" w:sz="8" w:space="0" w:color="auto"/>
              <w:right w:val="single" w:sz="4" w:space="0" w:color="auto"/>
            </w:tcBorders>
            <w:shd w:val="clear" w:color="auto" w:fill="auto"/>
            <w:noWrap/>
            <w:vAlign w:val="bottom"/>
          </w:tcPr>
          <w:p w14:paraId="225CEBC7" w14:textId="77777777" w:rsidR="00182E91" w:rsidRPr="00841E3C" w:rsidRDefault="00182E91" w:rsidP="00166E7C">
            <w:pPr>
              <w:jc w:val="right"/>
              <w:rPr>
                <w:rFonts w:ascii="Calibri" w:hAnsi="Calibri"/>
                <w:color w:val="000000"/>
                <w:szCs w:val="22"/>
                <w:lang w:val="en-US"/>
              </w:rPr>
            </w:pPr>
          </w:p>
        </w:tc>
        <w:tc>
          <w:tcPr>
            <w:tcW w:w="400" w:type="dxa"/>
            <w:tcBorders>
              <w:top w:val="nil"/>
              <w:left w:val="nil"/>
              <w:bottom w:val="single" w:sz="8" w:space="0" w:color="auto"/>
              <w:right w:val="single" w:sz="4" w:space="0" w:color="auto"/>
            </w:tcBorders>
            <w:shd w:val="clear" w:color="auto" w:fill="auto"/>
            <w:noWrap/>
            <w:vAlign w:val="bottom"/>
          </w:tcPr>
          <w:p w14:paraId="61CDFAF2" w14:textId="77777777" w:rsidR="00182E91" w:rsidRPr="00841E3C" w:rsidRDefault="00182E91" w:rsidP="00166E7C">
            <w:pPr>
              <w:jc w:val="right"/>
              <w:rPr>
                <w:rFonts w:ascii="Calibri" w:hAnsi="Calibri"/>
                <w:color w:val="000000"/>
                <w:szCs w:val="22"/>
                <w:lang w:val="en-US"/>
              </w:rPr>
            </w:pPr>
          </w:p>
        </w:tc>
        <w:tc>
          <w:tcPr>
            <w:tcW w:w="619" w:type="dxa"/>
            <w:tcBorders>
              <w:top w:val="nil"/>
              <w:left w:val="nil"/>
              <w:bottom w:val="single" w:sz="8" w:space="0" w:color="auto"/>
              <w:right w:val="single" w:sz="8" w:space="0" w:color="auto"/>
            </w:tcBorders>
            <w:shd w:val="clear" w:color="auto" w:fill="auto"/>
            <w:noWrap/>
            <w:vAlign w:val="bottom"/>
          </w:tcPr>
          <w:p w14:paraId="36211076" w14:textId="77777777" w:rsidR="00182E91" w:rsidRPr="00841E3C" w:rsidRDefault="00182E91" w:rsidP="00182E91">
            <w:pPr>
              <w:keepNext/>
              <w:jc w:val="center"/>
              <w:rPr>
                <w:rFonts w:ascii="Calibri" w:hAnsi="Calibri"/>
                <w:color w:val="000000"/>
                <w:szCs w:val="22"/>
                <w:lang w:val="en-US"/>
              </w:rPr>
            </w:pPr>
          </w:p>
        </w:tc>
      </w:tr>
    </w:tbl>
    <w:p w14:paraId="4E8417E2" w14:textId="388E2F68" w:rsidR="00182E91" w:rsidRDefault="00182E91" w:rsidP="00017D2D">
      <w:pPr>
        <w:pStyle w:val="Heading2"/>
        <w:numPr>
          <w:ilvl w:val="0"/>
          <w:numId w:val="0"/>
        </w:numPr>
        <w:rPr>
          <w:rFonts w:cs="Arial"/>
          <w:sz w:val="22"/>
          <w:szCs w:val="22"/>
        </w:rPr>
      </w:pPr>
      <w:bookmarkStart w:id="61" w:name="_Toc10641095"/>
    </w:p>
    <w:p w14:paraId="1BFA2807" w14:textId="297708FB" w:rsidR="00182E91" w:rsidRDefault="00D25735" w:rsidP="00D25735">
      <w:pPr>
        <w:pStyle w:val="Heading2"/>
      </w:pPr>
      <w:r>
        <w:t>Rank percentile</w:t>
      </w:r>
    </w:p>
    <w:p w14:paraId="56A03EA7" w14:textId="72CB095E" w:rsidR="00793205" w:rsidRPr="001E61CA" w:rsidRDefault="00793205" w:rsidP="00793205">
      <w:pPr>
        <w:pStyle w:val="BodyText"/>
        <w:rPr>
          <w:color w:val="FF0000"/>
        </w:rPr>
      </w:pPr>
      <w:r w:rsidRPr="001E61CA">
        <w:rPr>
          <w:color w:val="FF0000"/>
        </w:rPr>
        <w:t xml:space="preserve">We </w:t>
      </w:r>
      <w:r w:rsidR="001E61CA">
        <w:rPr>
          <w:color w:val="FF0000"/>
        </w:rPr>
        <w:t xml:space="preserve">created the PCA scores for all the cells </w:t>
      </w:r>
      <w:proofErr w:type="spellStart"/>
      <w:r w:rsidR="001E61CA">
        <w:rPr>
          <w:color w:val="FF0000"/>
        </w:rPr>
        <w:t>fo</w:t>
      </w:r>
      <w:proofErr w:type="spellEnd"/>
      <w:r w:rsidR="001E61CA">
        <w:rPr>
          <w:color w:val="FF0000"/>
        </w:rPr>
        <w:t xml:space="preserve"> 2100 band in the period</w:t>
      </w:r>
      <w:r w:rsidRPr="001E61CA">
        <w:rPr>
          <w:color w:val="FF0000"/>
        </w:rPr>
        <w:t xml:space="preserve"> </w:t>
      </w:r>
      <w:r w:rsidRPr="001E61CA">
        <w:rPr>
          <w:color w:val="FF0000"/>
        </w:rPr>
        <w:t>01</w:t>
      </w:r>
      <w:r w:rsidRPr="001E61CA">
        <w:rPr>
          <w:color w:val="FF0000"/>
          <w:vertAlign w:val="superscript"/>
        </w:rPr>
        <w:t>st</w:t>
      </w:r>
      <w:r w:rsidRPr="001E61CA">
        <w:rPr>
          <w:color w:val="FF0000"/>
        </w:rPr>
        <w:t xml:space="preserve"> September, 2018 to 28</w:t>
      </w:r>
      <w:r w:rsidRPr="001E61CA">
        <w:rPr>
          <w:color w:val="FF0000"/>
          <w:vertAlign w:val="superscript"/>
        </w:rPr>
        <w:t>th</w:t>
      </w:r>
      <w:r w:rsidRPr="001E61CA">
        <w:rPr>
          <w:color w:val="FF0000"/>
        </w:rPr>
        <w:t xml:space="preserve"> February, 2019</w:t>
      </w:r>
      <w:r w:rsidR="001E61CA">
        <w:rPr>
          <w:color w:val="FF0000"/>
        </w:rPr>
        <w:t xml:space="preserve"> by applying the algorithm</w:t>
      </w:r>
      <w:r w:rsidRPr="001E61CA">
        <w:rPr>
          <w:color w:val="FF0000"/>
        </w:rPr>
        <w:t xml:space="preserve">. We have plotted the percentiles of these scores in the below table </w:t>
      </w:r>
      <w:r w:rsidR="001E61CA">
        <w:rPr>
          <w:color w:val="FF0000"/>
        </w:rPr>
        <w:t>:</w:t>
      </w:r>
    </w:p>
    <w:tbl>
      <w:tblPr>
        <w:tblW w:w="1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0"/>
        <w:gridCol w:w="1053"/>
      </w:tblGrid>
      <w:tr w:rsidR="00793205" w:rsidRPr="00793205" w14:paraId="2F6B798D" w14:textId="77777777" w:rsidTr="00793205">
        <w:trPr>
          <w:trHeight w:val="300"/>
          <w:jc w:val="center"/>
        </w:trPr>
        <w:tc>
          <w:tcPr>
            <w:tcW w:w="960" w:type="dxa"/>
            <w:shd w:val="clear" w:color="auto" w:fill="auto"/>
            <w:noWrap/>
            <w:vAlign w:val="bottom"/>
            <w:hideMark/>
          </w:tcPr>
          <w:p w14:paraId="30090F65" w14:textId="77777777" w:rsidR="00793205" w:rsidRPr="00793205" w:rsidRDefault="00793205" w:rsidP="003D4F70">
            <w:pPr>
              <w:rPr>
                <w:rFonts w:ascii="Calibri" w:hAnsi="Calibri"/>
                <w:color w:val="000000"/>
                <w:szCs w:val="22"/>
                <w:lang w:val="en-US"/>
              </w:rPr>
            </w:pPr>
            <w:r w:rsidRPr="00793205">
              <w:rPr>
                <w:rFonts w:ascii="Calibri" w:hAnsi="Calibri"/>
                <w:color w:val="000000"/>
                <w:szCs w:val="22"/>
                <w:lang w:val="en-US"/>
              </w:rPr>
              <w:t>percentile</w:t>
            </w:r>
          </w:p>
        </w:tc>
        <w:tc>
          <w:tcPr>
            <w:tcW w:w="960" w:type="dxa"/>
            <w:shd w:val="clear" w:color="auto" w:fill="auto"/>
            <w:noWrap/>
            <w:vAlign w:val="bottom"/>
            <w:hideMark/>
          </w:tcPr>
          <w:p w14:paraId="66A051B5" w14:textId="77777777" w:rsidR="00793205" w:rsidRPr="00793205" w:rsidRDefault="00793205" w:rsidP="003D4F70">
            <w:pPr>
              <w:rPr>
                <w:rFonts w:ascii="Calibri" w:hAnsi="Calibri"/>
                <w:color w:val="000000"/>
                <w:szCs w:val="22"/>
                <w:lang w:val="en-US"/>
              </w:rPr>
            </w:pPr>
            <w:r w:rsidRPr="00793205">
              <w:rPr>
                <w:rFonts w:ascii="Calibri" w:hAnsi="Calibri"/>
                <w:color w:val="000000"/>
                <w:szCs w:val="22"/>
                <w:lang w:val="en-US"/>
              </w:rPr>
              <w:t>score</w:t>
            </w:r>
          </w:p>
        </w:tc>
      </w:tr>
      <w:tr w:rsidR="00793205" w:rsidRPr="00793205" w14:paraId="1D203FDF" w14:textId="77777777" w:rsidTr="00793205">
        <w:trPr>
          <w:trHeight w:val="300"/>
          <w:jc w:val="center"/>
        </w:trPr>
        <w:tc>
          <w:tcPr>
            <w:tcW w:w="960" w:type="dxa"/>
            <w:shd w:val="clear" w:color="auto" w:fill="auto"/>
            <w:noWrap/>
            <w:vAlign w:val="bottom"/>
            <w:hideMark/>
          </w:tcPr>
          <w:p w14:paraId="4922E62C"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w:t>
            </w:r>
          </w:p>
        </w:tc>
        <w:tc>
          <w:tcPr>
            <w:tcW w:w="960" w:type="dxa"/>
            <w:shd w:val="clear" w:color="auto" w:fill="auto"/>
            <w:noWrap/>
            <w:vAlign w:val="bottom"/>
            <w:hideMark/>
          </w:tcPr>
          <w:p w14:paraId="5AE4F88E"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38.07717</w:t>
            </w:r>
          </w:p>
        </w:tc>
      </w:tr>
      <w:tr w:rsidR="00793205" w:rsidRPr="00793205" w14:paraId="2125743E" w14:textId="77777777" w:rsidTr="00793205">
        <w:trPr>
          <w:trHeight w:val="300"/>
          <w:jc w:val="center"/>
        </w:trPr>
        <w:tc>
          <w:tcPr>
            <w:tcW w:w="960" w:type="dxa"/>
            <w:shd w:val="clear" w:color="auto" w:fill="auto"/>
            <w:noWrap/>
            <w:vAlign w:val="bottom"/>
            <w:hideMark/>
          </w:tcPr>
          <w:p w14:paraId="793F1125"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1</w:t>
            </w:r>
          </w:p>
        </w:tc>
        <w:tc>
          <w:tcPr>
            <w:tcW w:w="960" w:type="dxa"/>
            <w:shd w:val="clear" w:color="auto" w:fill="auto"/>
            <w:noWrap/>
            <w:vAlign w:val="bottom"/>
            <w:hideMark/>
          </w:tcPr>
          <w:p w14:paraId="0381AF0F"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1.929078</w:t>
            </w:r>
          </w:p>
        </w:tc>
      </w:tr>
      <w:tr w:rsidR="00793205" w:rsidRPr="00793205" w14:paraId="40871160" w14:textId="77777777" w:rsidTr="00793205">
        <w:trPr>
          <w:trHeight w:val="300"/>
          <w:jc w:val="center"/>
        </w:trPr>
        <w:tc>
          <w:tcPr>
            <w:tcW w:w="960" w:type="dxa"/>
            <w:shd w:val="clear" w:color="auto" w:fill="auto"/>
            <w:noWrap/>
            <w:vAlign w:val="bottom"/>
            <w:hideMark/>
          </w:tcPr>
          <w:p w14:paraId="34E9454B"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2</w:t>
            </w:r>
          </w:p>
        </w:tc>
        <w:tc>
          <w:tcPr>
            <w:tcW w:w="960" w:type="dxa"/>
            <w:shd w:val="clear" w:color="auto" w:fill="auto"/>
            <w:noWrap/>
            <w:vAlign w:val="bottom"/>
            <w:hideMark/>
          </w:tcPr>
          <w:p w14:paraId="74140EC2"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1.258483</w:t>
            </w:r>
          </w:p>
        </w:tc>
      </w:tr>
      <w:tr w:rsidR="00793205" w:rsidRPr="00793205" w14:paraId="5E4D87F0" w14:textId="77777777" w:rsidTr="00793205">
        <w:trPr>
          <w:trHeight w:val="300"/>
          <w:jc w:val="center"/>
        </w:trPr>
        <w:tc>
          <w:tcPr>
            <w:tcW w:w="960" w:type="dxa"/>
            <w:shd w:val="clear" w:color="auto" w:fill="auto"/>
            <w:noWrap/>
            <w:vAlign w:val="bottom"/>
            <w:hideMark/>
          </w:tcPr>
          <w:p w14:paraId="18B2751B"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3</w:t>
            </w:r>
          </w:p>
        </w:tc>
        <w:tc>
          <w:tcPr>
            <w:tcW w:w="960" w:type="dxa"/>
            <w:shd w:val="clear" w:color="auto" w:fill="auto"/>
            <w:noWrap/>
            <w:vAlign w:val="bottom"/>
            <w:hideMark/>
          </w:tcPr>
          <w:p w14:paraId="11434F7F"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0.947161</w:t>
            </w:r>
          </w:p>
        </w:tc>
      </w:tr>
      <w:tr w:rsidR="00793205" w:rsidRPr="00793205" w14:paraId="0E43F134" w14:textId="77777777" w:rsidTr="00793205">
        <w:trPr>
          <w:trHeight w:val="300"/>
          <w:jc w:val="center"/>
        </w:trPr>
        <w:tc>
          <w:tcPr>
            <w:tcW w:w="960" w:type="dxa"/>
            <w:shd w:val="clear" w:color="auto" w:fill="auto"/>
            <w:noWrap/>
            <w:vAlign w:val="bottom"/>
            <w:hideMark/>
          </w:tcPr>
          <w:p w14:paraId="5F64E2FE"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4</w:t>
            </w:r>
          </w:p>
        </w:tc>
        <w:tc>
          <w:tcPr>
            <w:tcW w:w="960" w:type="dxa"/>
            <w:shd w:val="clear" w:color="auto" w:fill="auto"/>
            <w:noWrap/>
            <w:vAlign w:val="bottom"/>
            <w:hideMark/>
          </w:tcPr>
          <w:p w14:paraId="3C651E30"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0.738766</w:t>
            </w:r>
          </w:p>
        </w:tc>
      </w:tr>
      <w:tr w:rsidR="00793205" w:rsidRPr="00793205" w14:paraId="603919C8" w14:textId="77777777" w:rsidTr="00793205">
        <w:trPr>
          <w:trHeight w:val="300"/>
          <w:jc w:val="center"/>
        </w:trPr>
        <w:tc>
          <w:tcPr>
            <w:tcW w:w="960" w:type="dxa"/>
            <w:shd w:val="clear" w:color="auto" w:fill="auto"/>
            <w:noWrap/>
            <w:vAlign w:val="bottom"/>
            <w:hideMark/>
          </w:tcPr>
          <w:p w14:paraId="5F892298"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5</w:t>
            </w:r>
          </w:p>
        </w:tc>
        <w:tc>
          <w:tcPr>
            <w:tcW w:w="960" w:type="dxa"/>
            <w:shd w:val="clear" w:color="auto" w:fill="auto"/>
            <w:noWrap/>
            <w:vAlign w:val="bottom"/>
            <w:hideMark/>
          </w:tcPr>
          <w:p w14:paraId="2B00FEBB"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0.600308</w:t>
            </w:r>
          </w:p>
        </w:tc>
      </w:tr>
      <w:tr w:rsidR="00793205" w:rsidRPr="00793205" w14:paraId="374D8807" w14:textId="77777777" w:rsidTr="00793205">
        <w:trPr>
          <w:trHeight w:val="300"/>
          <w:jc w:val="center"/>
        </w:trPr>
        <w:tc>
          <w:tcPr>
            <w:tcW w:w="960" w:type="dxa"/>
            <w:shd w:val="clear" w:color="auto" w:fill="auto"/>
            <w:noWrap/>
            <w:vAlign w:val="bottom"/>
            <w:hideMark/>
          </w:tcPr>
          <w:p w14:paraId="099F034C"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10</w:t>
            </w:r>
          </w:p>
        </w:tc>
        <w:tc>
          <w:tcPr>
            <w:tcW w:w="960" w:type="dxa"/>
            <w:shd w:val="clear" w:color="auto" w:fill="auto"/>
            <w:noWrap/>
            <w:vAlign w:val="bottom"/>
            <w:hideMark/>
          </w:tcPr>
          <w:p w14:paraId="344E34D4"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0.287817</w:t>
            </w:r>
          </w:p>
        </w:tc>
      </w:tr>
      <w:tr w:rsidR="00793205" w:rsidRPr="00793205" w14:paraId="7AFE7FDD" w14:textId="77777777" w:rsidTr="00793205">
        <w:trPr>
          <w:trHeight w:val="300"/>
          <w:jc w:val="center"/>
        </w:trPr>
        <w:tc>
          <w:tcPr>
            <w:tcW w:w="960" w:type="dxa"/>
            <w:shd w:val="clear" w:color="auto" w:fill="auto"/>
            <w:noWrap/>
            <w:vAlign w:val="bottom"/>
            <w:hideMark/>
          </w:tcPr>
          <w:p w14:paraId="3468344F"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15</w:t>
            </w:r>
          </w:p>
        </w:tc>
        <w:tc>
          <w:tcPr>
            <w:tcW w:w="960" w:type="dxa"/>
            <w:shd w:val="clear" w:color="auto" w:fill="auto"/>
            <w:noWrap/>
            <w:vAlign w:val="bottom"/>
            <w:hideMark/>
          </w:tcPr>
          <w:p w14:paraId="1CAB8448"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0.169871</w:t>
            </w:r>
          </w:p>
        </w:tc>
      </w:tr>
      <w:tr w:rsidR="00793205" w:rsidRPr="00793205" w14:paraId="39158A4A" w14:textId="77777777" w:rsidTr="00793205">
        <w:trPr>
          <w:trHeight w:val="300"/>
          <w:jc w:val="center"/>
        </w:trPr>
        <w:tc>
          <w:tcPr>
            <w:tcW w:w="960" w:type="dxa"/>
            <w:shd w:val="clear" w:color="auto" w:fill="auto"/>
            <w:noWrap/>
            <w:vAlign w:val="bottom"/>
            <w:hideMark/>
          </w:tcPr>
          <w:p w14:paraId="107C4CF4"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20</w:t>
            </w:r>
          </w:p>
        </w:tc>
        <w:tc>
          <w:tcPr>
            <w:tcW w:w="960" w:type="dxa"/>
            <w:shd w:val="clear" w:color="auto" w:fill="auto"/>
            <w:noWrap/>
            <w:vAlign w:val="bottom"/>
            <w:hideMark/>
          </w:tcPr>
          <w:p w14:paraId="0BA0F64C"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0.101552</w:t>
            </w:r>
          </w:p>
        </w:tc>
      </w:tr>
      <w:tr w:rsidR="00793205" w:rsidRPr="00793205" w14:paraId="65905E69" w14:textId="77777777" w:rsidTr="00793205">
        <w:trPr>
          <w:trHeight w:val="300"/>
          <w:jc w:val="center"/>
        </w:trPr>
        <w:tc>
          <w:tcPr>
            <w:tcW w:w="960" w:type="dxa"/>
            <w:shd w:val="clear" w:color="auto" w:fill="auto"/>
            <w:noWrap/>
            <w:vAlign w:val="bottom"/>
            <w:hideMark/>
          </w:tcPr>
          <w:p w14:paraId="0A671A12"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25</w:t>
            </w:r>
          </w:p>
        </w:tc>
        <w:tc>
          <w:tcPr>
            <w:tcW w:w="960" w:type="dxa"/>
            <w:shd w:val="clear" w:color="auto" w:fill="auto"/>
            <w:noWrap/>
            <w:vAlign w:val="bottom"/>
            <w:hideMark/>
          </w:tcPr>
          <w:p w14:paraId="305FC835"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0.053361</w:t>
            </w:r>
          </w:p>
        </w:tc>
      </w:tr>
      <w:tr w:rsidR="00793205" w:rsidRPr="00793205" w14:paraId="1A6BC32F" w14:textId="77777777" w:rsidTr="00793205">
        <w:trPr>
          <w:trHeight w:val="300"/>
          <w:jc w:val="center"/>
        </w:trPr>
        <w:tc>
          <w:tcPr>
            <w:tcW w:w="960" w:type="dxa"/>
            <w:shd w:val="clear" w:color="auto" w:fill="auto"/>
            <w:noWrap/>
            <w:vAlign w:val="bottom"/>
            <w:hideMark/>
          </w:tcPr>
          <w:p w14:paraId="6E82D515"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30</w:t>
            </w:r>
          </w:p>
        </w:tc>
        <w:tc>
          <w:tcPr>
            <w:tcW w:w="960" w:type="dxa"/>
            <w:shd w:val="clear" w:color="auto" w:fill="auto"/>
            <w:noWrap/>
            <w:vAlign w:val="bottom"/>
            <w:hideMark/>
          </w:tcPr>
          <w:p w14:paraId="2C3578E5"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0.015909</w:t>
            </w:r>
          </w:p>
        </w:tc>
      </w:tr>
      <w:tr w:rsidR="00793205" w:rsidRPr="00793205" w14:paraId="30D6EB2A" w14:textId="77777777" w:rsidTr="00793205">
        <w:trPr>
          <w:trHeight w:val="300"/>
          <w:jc w:val="center"/>
        </w:trPr>
        <w:tc>
          <w:tcPr>
            <w:tcW w:w="960" w:type="dxa"/>
            <w:shd w:val="clear" w:color="auto" w:fill="auto"/>
            <w:noWrap/>
            <w:vAlign w:val="bottom"/>
            <w:hideMark/>
          </w:tcPr>
          <w:p w14:paraId="332B9B52"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35</w:t>
            </w:r>
          </w:p>
        </w:tc>
        <w:tc>
          <w:tcPr>
            <w:tcW w:w="960" w:type="dxa"/>
            <w:shd w:val="clear" w:color="auto" w:fill="auto"/>
            <w:noWrap/>
            <w:vAlign w:val="bottom"/>
            <w:hideMark/>
          </w:tcPr>
          <w:p w14:paraId="2AF269F0"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-0.01522</w:t>
            </w:r>
          </w:p>
        </w:tc>
      </w:tr>
      <w:tr w:rsidR="00793205" w:rsidRPr="00793205" w14:paraId="78211455" w14:textId="77777777" w:rsidTr="00793205">
        <w:trPr>
          <w:trHeight w:val="300"/>
          <w:jc w:val="center"/>
        </w:trPr>
        <w:tc>
          <w:tcPr>
            <w:tcW w:w="960" w:type="dxa"/>
            <w:shd w:val="clear" w:color="auto" w:fill="auto"/>
            <w:noWrap/>
            <w:vAlign w:val="bottom"/>
            <w:hideMark/>
          </w:tcPr>
          <w:p w14:paraId="40086EF8"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40</w:t>
            </w:r>
          </w:p>
        </w:tc>
        <w:tc>
          <w:tcPr>
            <w:tcW w:w="960" w:type="dxa"/>
            <w:shd w:val="clear" w:color="auto" w:fill="auto"/>
            <w:noWrap/>
            <w:vAlign w:val="bottom"/>
            <w:hideMark/>
          </w:tcPr>
          <w:p w14:paraId="1E95E93A"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-0.04241</w:t>
            </w:r>
          </w:p>
        </w:tc>
      </w:tr>
      <w:tr w:rsidR="00793205" w:rsidRPr="00793205" w14:paraId="479EA846" w14:textId="77777777" w:rsidTr="00793205">
        <w:trPr>
          <w:trHeight w:val="300"/>
          <w:jc w:val="center"/>
        </w:trPr>
        <w:tc>
          <w:tcPr>
            <w:tcW w:w="960" w:type="dxa"/>
            <w:shd w:val="clear" w:color="auto" w:fill="auto"/>
            <w:noWrap/>
            <w:vAlign w:val="bottom"/>
            <w:hideMark/>
          </w:tcPr>
          <w:p w14:paraId="2815FEE9"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45</w:t>
            </w:r>
          </w:p>
        </w:tc>
        <w:tc>
          <w:tcPr>
            <w:tcW w:w="960" w:type="dxa"/>
            <w:shd w:val="clear" w:color="auto" w:fill="auto"/>
            <w:noWrap/>
            <w:vAlign w:val="bottom"/>
            <w:hideMark/>
          </w:tcPr>
          <w:p w14:paraId="6EE0F833"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-0.06716</w:t>
            </w:r>
          </w:p>
        </w:tc>
      </w:tr>
      <w:tr w:rsidR="00793205" w:rsidRPr="00793205" w14:paraId="6A054FAD" w14:textId="77777777" w:rsidTr="00793205">
        <w:trPr>
          <w:trHeight w:val="300"/>
          <w:jc w:val="center"/>
        </w:trPr>
        <w:tc>
          <w:tcPr>
            <w:tcW w:w="960" w:type="dxa"/>
            <w:shd w:val="clear" w:color="auto" w:fill="auto"/>
            <w:noWrap/>
            <w:vAlign w:val="bottom"/>
            <w:hideMark/>
          </w:tcPr>
          <w:p w14:paraId="2CAA6710"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50</w:t>
            </w:r>
          </w:p>
        </w:tc>
        <w:tc>
          <w:tcPr>
            <w:tcW w:w="960" w:type="dxa"/>
            <w:shd w:val="clear" w:color="auto" w:fill="auto"/>
            <w:noWrap/>
            <w:vAlign w:val="bottom"/>
            <w:hideMark/>
          </w:tcPr>
          <w:p w14:paraId="20409E4A"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-0.09026</w:t>
            </w:r>
          </w:p>
        </w:tc>
      </w:tr>
      <w:tr w:rsidR="00793205" w:rsidRPr="00793205" w14:paraId="047E0228" w14:textId="77777777" w:rsidTr="00793205">
        <w:trPr>
          <w:trHeight w:val="300"/>
          <w:jc w:val="center"/>
        </w:trPr>
        <w:tc>
          <w:tcPr>
            <w:tcW w:w="960" w:type="dxa"/>
            <w:shd w:val="clear" w:color="auto" w:fill="auto"/>
            <w:noWrap/>
            <w:vAlign w:val="bottom"/>
            <w:hideMark/>
          </w:tcPr>
          <w:p w14:paraId="68CE9509"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55</w:t>
            </w:r>
          </w:p>
        </w:tc>
        <w:tc>
          <w:tcPr>
            <w:tcW w:w="960" w:type="dxa"/>
            <w:shd w:val="clear" w:color="auto" w:fill="auto"/>
            <w:noWrap/>
            <w:vAlign w:val="bottom"/>
            <w:hideMark/>
          </w:tcPr>
          <w:p w14:paraId="58385767"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-0.11275</w:t>
            </w:r>
          </w:p>
        </w:tc>
      </w:tr>
      <w:tr w:rsidR="00793205" w:rsidRPr="00793205" w14:paraId="254D41CC" w14:textId="77777777" w:rsidTr="00793205">
        <w:trPr>
          <w:trHeight w:val="300"/>
          <w:jc w:val="center"/>
        </w:trPr>
        <w:tc>
          <w:tcPr>
            <w:tcW w:w="960" w:type="dxa"/>
            <w:shd w:val="clear" w:color="auto" w:fill="auto"/>
            <w:noWrap/>
            <w:vAlign w:val="bottom"/>
            <w:hideMark/>
          </w:tcPr>
          <w:p w14:paraId="7125760B"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60</w:t>
            </w:r>
          </w:p>
        </w:tc>
        <w:tc>
          <w:tcPr>
            <w:tcW w:w="960" w:type="dxa"/>
            <w:shd w:val="clear" w:color="auto" w:fill="auto"/>
            <w:noWrap/>
            <w:vAlign w:val="bottom"/>
            <w:hideMark/>
          </w:tcPr>
          <w:p w14:paraId="452E8912"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-0.13503</w:t>
            </w:r>
          </w:p>
        </w:tc>
      </w:tr>
      <w:tr w:rsidR="00793205" w:rsidRPr="00793205" w14:paraId="69357051" w14:textId="77777777" w:rsidTr="00793205">
        <w:trPr>
          <w:trHeight w:val="300"/>
          <w:jc w:val="center"/>
        </w:trPr>
        <w:tc>
          <w:tcPr>
            <w:tcW w:w="960" w:type="dxa"/>
            <w:shd w:val="clear" w:color="auto" w:fill="auto"/>
            <w:noWrap/>
            <w:vAlign w:val="bottom"/>
            <w:hideMark/>
          </w:tcPr>
          <w:p w14:paraId="1FE1E2D0"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65</w:t>
            </w:r>
          </w:p>
        </w:tc>
        <w:tc>
          <w:tcPr>
            <w:tcW w:w="960" w:type="dxa"/>
            <w:shd w:val="clear" w:color="auto" w:fill="auto"/>
            <w:noWrap/>
            <w:vAlign w:val="bottom"/>
            <w:hideMark/>
          </w:tcPr>
          <w:p w14:paraId="37C705C7"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-0.15752</w:t>
            </w:r>
          </w:p>
        </w:tc>
      </w:tr>
      <w:tr w:rsidR="00793205" w:rsidRPr="00793205" w14:paraId="3507AA98" w14:textId="77777777" w:rsidTr="00793205">
        <w:trPr>
          <w:trHeight w:val="300"/>
          <w:jc w:val="center"/>
        </w:trPr>
        <w:tc>
          <w:tcPr>
            <w:tcW w:w="960" w:type="dxa"/>
            <w:shd w:val="clear" w:color="auto" w:fill="auto"/>
            <w:noWrap/>
            <w:vAlign w:val="bottom"/>
            <w:hideMark/>
          </w:tcPr>
          <w:p w14:paraId="4222C923"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70</w:t>
            </w:r>
          </w:p>
        </w:tc>
        <w:tc>
          <w:tcPr>
            <w:tcW w:w="960" w:type="dxa"/>
            <w:shd w:val="clear" w:color="auto" w:fill="auto"/>
            <w:noWrap/>
            <w:vAlign w:val="bottom"/>
            <w:hideMark/>
          </w:tcPr>
          <w:p w14:paraId="4B8B2B44"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-0.18142</w:t>
            </w:r>
          </w:p>
        </w:tc>
      </w:tr>
      <w:tr w:rsidR="00793205" w:rsidRPr="00793205" w14:paraId="4B858628" w14:textId="77777777" w:rsidTr="00793205">
        <w:trPr>
          <w:trHeight w:val="300"/>
          <w:jc w:val="center"/>
        </w:trPr>
        <w:tc>
          <w:tcPr>
            <w:tcW w:w="960" w:type="dxa"/>
            <w:shd w:val="clear" w:color="auto" w:fill="auto"/>
            <w:noWrap/>
            <w:vAlign w:val="bottom"/>
            <w:hideMark/>
          </w:tcPr>
          <w:p w14:paraId="0228495D"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75</w:t>
            </w:r>
          </w:p>
        </w:tc>
        <w:tc>
          <w:tcPr>
            <w:tcW w:w="960" w:type="dxa"/>
            <w:shd w:val="clear" w:color="auto" w:fill="auto"/>
            <w:noWrap/>
            <w:vAlign w:val="bottom"/>
            <w:hideMark/>
          </w:tcPr>
          <w:p w14:paraId="5E93147A"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-0.20736</w:t>
            </w:r>
          </w:p>
        </w:tc>
      </w:tr>
      <w:tr w:rsidR="00793205" w:rsidRPr="00793205" w14:paraId="661E056A" w14:textId="77777777" w:rsidTr="00793205">
        <w:trPr>
          <w:trHeight w:val="300"/>
          <w:jc w:val="center"/>
        </w:trPr>
        <w:tc>
          <w:tcPr>
            <w:tcW w:w="960" w:type="dxa"/>
            <w:shd w:val="clear" w:color="auto" w:fill="auto"/>
            <w:noWrap/>
            <w:vAlign w:val="bottom"/>
            <w:hideMark/>
          </w:tcPr>
          <w:p w14:paraId="5C788459"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80</w:t>
            </w:r>
          </w:p>
        </w:tc>
        <w:tc>
          <w:tcPr>
            <w:tcW w:w="960" w:type="dxa"/>
            <w:shd w:val="clear" w:color="auto" w:fill="auto"/>
            <w:noWrap/>
            <w:vAlign w:val="bottom"/>
            <w:hideMark/>
          </w:tcPr>
          <w:p w14:paraId="167A1FAE"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-0.23662</w:t>
            </w:r>
          </w:p>
        </w:tc>
      </w:tr>
      <w:tr w:rsidR="00793205" w:rsidRPr="00793205" w14:paraId="4C67107B" w14:textId="77777777" w:rsidTr="00793205">
        <w:trPr>
          <w:trHeight w:val="300"/>
          <w:jc w:val="center"/>
        </w:trPr>
        <w:tc>
          <w:tcPr>
            <w:tcW w:w="960" w:type="dxa"/>
            <w:shd w:val="clear" w:color="auto" w:fill="auto"/>
            <w:noWrap/>
            <w:vAlign w:val="bottom"/>
            <w:hideMark/>
          </w:tcPr>
          <w:p w14:paraId="28C29DFC"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85</w:t>
            </w:r>
          </w:p>
        </w:tc>
        <w:tc>
          <w:tcPr>
            <w:tcW w:w="960" w:type="dxa"/>
            <w:shd w:val="clear" w:color="auto" w:fill="auto"/>
            <w:noWrap/>
            <w:vAlign w:val="bottom"/>
            <w:hideMark/>
          </w:tcPr>
          <w:p w14:paraId="4D33844B"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-0.27089</w:t>
            </w:r>
          </w:p>
        </w:tc>
      </w:tr>
      <w:tr w:rsidR="00793205" w:rsidRPr="00793205" w14:paraId="6D7231A0" w14:textId="77777777" w:rsidTr="00793205">
        <w:trPr>
          <w:trHeight w:val="300"/>
          <w:jc w:val="center"/>
        </w:trPr>
        <w:tc>
          <w:tcPr>
            <w:tcW w:w="960" w:type="dxa"/>
            <w:shd w:val="clear" w:color="auto" w:fill="auto"/>
            <w:noWrap/>
            <w:vAlign w:val="bottom"/>
            <w:hideMark/>
          </w:tcPr>
          <w:p w14:paraId="28F0135B"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90</w:t>
            </w:r>
          </w:p>
        </w:tc>
        <w:tc>
          <w:tcPr>
            <w:tcW w:w="960" w:type="dxa"/>
            <w:shd w:val="clear" w:color="auto" w:fill="auto"/>
            <w:noWrap/>
            <w:vAlign w:val="bottom"/>
            <w:hideMark/>
          </w:tcPr>
          <w:p w14:paraId="1D234747"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-0.31331</w:t>
            </w:r>
          </w:p>
        </w:tc>
      </w:tr>
      <w:tr w:rsidR="00793205" w:rsidRPr="00793205" w14:paraId="432BE863" w14:textId="77777777" w:rsidTr="00793205">
        <w:trPr>
          <w:trHeight w:val="300"/>
          <w:jc w:val="center"/>
        </w:trPr>
        <w:tc>
          <w:tcPr>
            <w:tcW w:w="960" w:type="dxa"/>
            <w:shd w:val="clear" w:color="auto" w:fill="auto"/>
            <w:noWrap/>
            <w:vAlign w:val="bottom"/>
            <w:hideMark/>
          </w:tcPr>
          <w:p w14:paraId="50E6C83A"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95</w:t>
            </w:r>
          </w:p>
        </w:tc>
        <w:tc>
          <w:tcPr>
            <w:tcW w:w="960" w:type="dxa"/>
            <w:shd w:val="clear" w:color="auto" w:fill="auto"/>
            <w:noWrap/>
            <w:vAlign w:val="bottom"/>
            <w:hideMark/>
          </w:tcPr>
          <w:p w14:paraId="409C31B6"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-0.37609</w:t>
            </w:r>
          </w:p>
        </w:tc>
      </w:tr>
      <w:tr w:rsidR="00793205" w:rsidRPr="00793205" w14:paraId="77E82803" w14:textId="77777777" w:rsidTr="00793205">
        <w:trPr>
          <w:trHeight w:val="300"/>
          <w:jc w:val="center"/>
        </w:trPr>
        <w:tc>
          <w:tcPr>
            <w:tcW w:w="960" w:type="dxa"/>
            <w:shd w:val="clear" w:color="auto" w:fill="auto"/>
            <w:noWrap/>
            <w:vAlign w:val="bottom"/>
            <w:hideMark/>
          </w:tcPr>
          <w:p w14:paraId="067EEC92"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96</w:t>
            </w:r>
          </w:p>
        </w:tc>
        <w:tc>
          <w:tcPr>
            <w:tcW w:w="960" w:type="dxa"/>
            <w:shd w:val="clear" w:color="auto" w:fill="auto"/>
            <w:noWrap/>
            <w:vAlign w:val="bottom"/>
            <w:hideMark/>
          </w:tcPr>
          <w:p w14:paraId="4E463EE8"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-0.3944</w:t>
            </w:r>
          </w:p>
        </w:tc>
      </w:tr>
      <w:tr w:rsidR="00793205" w:rsidRPr="00793205" w14:paraId="6F01327D" w14:textId="77777777" w:rsidTr="00793205">
        <w:trPr>
          <w:trHeight w:val="300"/>
          <w:jc w:val="center"/>
        </w:trPr>
        <w:tc>
          <w:tcPr>
            <w:tcW w:w="960" w:type="dxa"/>
            <w:shd w:val="clear" w:color="auto" w:fill="auto"/>
            <w:noWrap/>
            <w:vAlign w:val="bottom"/>
            <w:hideMark/>
          </w:tcPr>
          <w:p w14:paraId="20540436"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97</w:t>
            </w:r>
          </w:p>
        </w:tc>
        <w:tc>
          <w:tcPr>
            <w:tcW w:w="960" w:type="dxa"/>
            <w:shd w:val="clear" w:color="auto" w:fill="auto"/>
            <w:noWrap/>
            <w:vAlign w:val="bottom"/>
            <w:hideMark/>
          </w:tcPr>
          <w:p w14:paraId="52324EAD"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-0.41789</w:t>
            </w:r>
          </w:p>
        </w:tc>
      </w:tr>
      <w:tr w:rsidR="00793205" w:rsidRPr="00793205" w14:paraId="046E55EB" w14:textId="77777777" w:rsidTr="00793205">
        <w:trPr>
          <w:trHeight w:val="300"/>
          <w:jc w:val="center"/>
        </w:trPr>
        <w:tc>
          <w:tcPr>
            <w:tcW w:w="960" w:type="dxa"/>
            <w:shd w:val="clear" w:color="auto" w:fill="auto"/>
            <w:noWrap/>
            <w:vAlign w:val="bottom"/>
            <w:hideMark/>
          </w:tcPr>
          <w:p w14:paraId="1BFAD7FA"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98</w:t>
            </w:r>
          </w:p>
        </w:tc>
        <w:tc>
          <w:tcPr>
            <w:tcW w:w="960" w:type="dxa"/>
            <w:shd w:val="clear" w:color="auto" w:fill="auto"/>
            <w:noWrap/>
            <w:vAlign w:val="bottom"/>
            <w:hideMark/>
          </w:tcPr>
          <w:p w14:paraId="013C6153"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-0.45037</w:t>
            </w:r>
          </w:p>
        </w:tc>
      </w:tr>
      <w:tr w:rsidR="00793205" w:rsidRPr="00793205" w14:paraId="029E27EA" w14:textId="77777777" w:rsidTr="00793205">
        <w:trPr>
          <w:trHeight w:val="300"/>
          <w:jc w:val="center"/>
        </w:trPr>
        <w:tc>
          <w:tcPr>
            <w:tcW w:w="960" w:type="dxa"/>
            <w:shd w:val="clear" w:color="auto" w:fill="auto"/>
            <w:noWrap/>
            <w:vAlign w:val="bottom"/>
            <w:hideMark/>
          </w:tcPr>
          <w:p w14:paraId="17E2C4A8"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99</w:t>
            </w:r>
          </w:p>
        </w:tc>
        <w:tc>
          <w:tcPr>
            <w:tcW w:w="960" w:type="dxa"/>
            <w:shd w:val="clear" w:color="auto" w:fill="auto"/>
            <w:noWrap/>
            <w:vAlign w:val="bottom"/>
            <w:hideMark/>
          </w:tcPr>
          <w:p w14:paraId="719F2D6A"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-0.50598</w:t>
            </w:r>
          </w:p>
        </w:tc>
      </w:tr>
      <w:tr w:rsidR="00793205" w:rsidRPr="00793205" w14:paraId="54F87E0A" w14:textId="77777777" w:rsidTr="00793205">
        <w:trPr>
          <w:trHeight w:val="300"/>
          <w:jc w:val="center"/>
        </w:trPr>
        <w:tc>
          <w:tcPr>
            <w:tcW w:w="960" w:type="dxa"/>
            <w:shd w:val="clear" w:color="auto" w:fill="auto"/>
            <w:noWrap/>
            <w:vAlign w:val="bottom"/>
            <w:hideMark/>
          </w:tcPr>
          <w:p w14:paraId="086DF0FC"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99.1</w:t>
            </w:r>
          </w:p>
        </w:tc>
        <w:tc>
          <w:tcPr>
            <w:tcW w:w="960" w:type="dxa"/>
            <w:shd w:val="clear" w:color="auto" w:fill="auto"/>
            <w:noWrap/>
            <w:vAlign w:val="bottom"/>
            <w:hideMark/>
          </w:tcPr>
          <w:p w14:paraId="7CC2B722"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-0.50986</w:t>
            </w:r>
          </w:p>
        </w:tc>
      </w:tr>
      <w:tr w:rsidR="00793205" w:rsidRPr="00793205" w14:paraId="2894053A" w14:textId="77777777" w:rsidTr="00793205">
        <w:trPr>
          <w:trHeight w:val="300"/>
          <w:jc w:val="center"/>
        </w:trPr>
        <w:tc>
          <w:tcPr>
            <w:tcW w:w="960" w:type="dxa"/>
            <w:shd w:val="clear" w:color="auto" w:fill="auto"/>
            <w:noWrap/>
            <w:vAlign w:val="bottom"/>
            <w:hideMark/>
          </w:tcPr>
          <w:p w14:paraId="5C082983"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99.2</w:t>
            </w:r>
          </w:p>
        </w:tc>
        <w:tc>
          <w:tcPr>
            <w:tcW w:w="960" w:type="dxa"/>
            <w:shd w:val="clear" w:color="auto" w:fill="auto"/>
            <w:noWrap/>
            <w:vAlign w:val="bottom"/>
            <w:hideMark/>
          </w:tcPr>
          <w:p w14:paraId="402D654D"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-0.51886</w:t>
            </w:r>
          </w:p>
        </w:tc>
      </w:tr>
      <w:tr w:rsidR="00793205" w:rsidRPr="00793205" w14:paraId="0AC2F97E" w14:textId="77777777" w:rsidTr="00793205">
        <w:trPr>
          <w:trHeight w:val="300"/>
          <w:jc w:val="center"/>
        </w:trPr>
        <w:tc>
          <w:tcPr>
            <w:tcW w:w="960" w:type="dxa"/>
            <w:shd w:val="clear" w:color="auto" w:fill="auto"/>
            <w:noWrap/>
            <w:vAlign w:val="bottom"/>
            <w:hideMark/>
          </w:tcPr>
          <w:p w14:paraId="51995C22"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99.3</w:t>
            </w:r>
          </w:p>
        </w:tc>
        <w:tc>
          <w:tcPr>
            <w:tcW w:w="960" w:type="dxa"/>
            <w:shd w:val="clear" w:color="auto" w:fill="auto"/>
            <w:noWrap/>
            <w:vAlign w:val="bottom"/>
            <w:hideMark/>
          </w:tcPr>
          <w:p w14:paraId="03706AEF"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-0.52889</w:t>
            </w:r>
          </w:p>
        </w:tc>
      </w:tr>
      <w:tr w:rsidR="00793205" w:rsidRPr="00793205" w14:paraId="0265F096" w14:textId="77777777" w:rsidTr="00793205">
        <w:trPr>
          <w:trHeight w:val="300"/>
          <w:jc w:val="center"/>
        </w:trPr>
        <w:tc>
          <w:tcPr>
            <w:tcW w:w="960" w:type="dxa"/>
            <w:shd w:val="clear" w:color="auto" w:fill="auto"/>
            <w:noWrap/>
            <w:vAlign w:val="bottom"/>
            <w:hideMark/>
          </w:tcPr>
          <w:p w14:paraId="74E9FFC2"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lastRenderedPageBreak/>
              <w:t>99.4</w:t>
            </w:r>
          </w:p>
        </w:tc>
        <w:tc>
          <w:tcPr>
            <w:tcW w:w="960" w:type="dxa"/>
            <w:shd w:val="clear" w:color="auto" w:fill="auto"/>
            <w:noWrap/>
            <w:vAlign w:val="bottom"/>
            <w:hideMark/>
          </w:tcPr>
          <w:p w14:paraId="50059D07"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-0.54089</w:t>
            </w:r>
          </w:p>
        </w:tc>
      </w:tr>
      <w:tr w:rsidR="00793205" w:rsidRPr="00793205" w14:paraId="1FBA92C4" w14:textId="77777777" w:rsidTr="00793205">
        <w:trPr>
          <w:trHeight w:val="300"/>
          <w:jc w:val="center"/>
        </w:trPr>
        <w:tc>
          <w:tcPr>
            <w:tcW w:w="960" w:type="dxa"/>
            <w:shd w:val="clear" w:color="auto" w:fill="auto"/>
            <w:noWrap/>
            <w:vAlign w:val="bottom"/>
            <w:hideMark/>
          </w:tcPr>
          <w:p w14:paraId="1BCB5235"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99.5</w:t>
            </w:r>
          </w:p>
        </w:tc>
        <w:tc>
          <w:tcPr>
            <w:tcW w:w="960" w:type="dxa"/>
            <w:shd w:val="clear" w:color="auto" w:fill="auto"/>
            <w:noWrap/>
            <w:vAlign w:val="bottom"/>
            <w:hideMark/>
          </w:tcPr>
          <w:p w14:paraId="621D7912"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-0.55544</w:t>
            </w:r>
          </w:p>
        </w:tc>
      </w:tr>
      <w:tr w:rsidR="00793205" w:rsidRPr="00793205" w14:paraId="56013989" w14:textId="77777777" w:rsidTr="00793205">
        <w:trPr>
          <w:trHeight w:val="300"/>
          <w:jc w:val="center"/>
        </w:trPr>
        <w:tc>
          <w:tcPr>
            <w:tcW w:w="960" w:type="dxa"/>
            <w:shd w:val="clear" w:color="auto" w:fill="auto"/>
            <w:noWrap/>
            <w:vAlign w:val="bottom"/>
            <w:hideMark/>
          </w:tcPr>
          <w:p w14:paraId="539D19E8"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99.6</w:t>
            </w:r>
          </w:p>
        </w:tc>
        <w:tc>
          <w:tcPr>
            <w:tcW w:w="960" w:type="dxa"/>
            <w:shd w:val="clear" w:color="auto" w:fill="auto"/>
            <w:noWrap/>
            <w:vAlign w:val="bottom"/>
            <w:hideMark/>
          </w:tcPr>
          <w:p w14:paraId="4CF7B5AB"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-0.57116</w:t>
            </w:r>
          </w:p>
        </w:tc>
      </w:tr>
      <w:tr w:rsidR="00793205" w:rsidRPr="00793205" w14:paraId="5C5B9E8D" w14:textId="77777777" w:rsidTr="00793205">
        <w:trPr>
          <w:trHeight w:val="300"/>
          <w:jc w:val="center"/>
        </w:trPr>
        <w:tc>
          <w:tcPr>
            <w:tcW w:w="960" w:type="dxa"/>
            <w:shd w:val="clear" w:color="auto" w:fill="auto"/>
            <w:noWrap/>
            <w:vAlign w:val="bottom"/>
            <w:hideMark/>
          </w:tcPr>
          <w:p w14:paraId="08092380"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99.7</w:t>
            </w:r>
          </w:p>
        </w:tc>
        <w:tc>
          <w:tcPr>
            <w:tcW w:w="960" w:type="dxa"/>
            <w:shd w:val="clear" w:color="auto" w:fill="auto"/>
            <w:noWrap/>
            <w:vAlign w:val="bottom"/>
            <w:hideMark/>
          </w:tcPr>
          <w:p w14:paraId="61A39A19"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-0.59158</w:t>
            </w:r>
          </w:p>
        </w:tc>
      </w:tr>
      <w:tr w:rsidR="00793205" w:rsidRPr="00793205" w14:paraId="191D6756" w14:textId="77777777" w:rsidTr="00793205">
        <w:trPr>
          <w:trHeight w:val="300"/>
          <w:jc w:val="center"/>
        </w:trPr>
        <w:tc>
          <w:tcPr>
            <w:tcW w:w="960" w:type="dxa"/>
            <w:shd w:val="clear" w:color="auto" w:fill="auto"/>
            <w:noWrap/>
            <w:vAlign w:val="bottom"/>
            <w:hideMark/>
          </w:tcPr>
          <w:p w14:paraId="41DE6F86"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99.8</w:t>
            </w:r>
          </w:p>
        </w:tc>
        <w:tc>
          <w:tcPr>
            <w:tcW w:w="960" w:type="dxa"/>
            <w:shd w:val="clear" w:color="auto" w:fill="auto"/>
            <w:noWrap/>
            <w:vAlign w:val="bottom"/>
            <w:hideMark/>
          </w:tcPr>
          <w:p w14:paraId="0D693B87"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-0.62277</w:t>
            </w:r>
          </w:p>
        </w:tc>
      </w:tr>
      <w:tr w:rsidR="00793205" w:rsidRPr="00793205" w14:paraId="457C01C3" w14:textId="77777777" w:rsidTr="00793205">
        <w:trPr>
          <w:trHeight w:val="300"/>
          <w:jc w:val="center"/>
        </w:trPr>
        <w:tc>
          <w:tcPr>
            <w:tcW w:w="960" w:type="dxa"/>
            <w:shd w:val="clear" w:color="auto" w:fill="auto"/>
            <w:noWrap/>
            <w:vAlign w:val="bottom"/>
            <w:hideMark/>
          </w:tcPr>
          <w:p w14:paraId="1812180D"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99.9</w:t>
            </w:r>
          </w:p>
        </w:tc>
        <w:tc>
          <w:tcPr>
            <w:tcW w:w="960" w:type="dxa"/>
            <w:shd w:val="clear" w:color="auto" w:fill="auto"/>
            <w:noWrap/>
            <w:vAlign w:val="bottom"/>
            <w:hideMark/>
          </w:tcPr>
          <w:p w14:paraId="09315AFB"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-0.67064</w:t>
            </w:r>
          </w:p>
        </w:tc>
      </w:tr>
      <w:tr w:rsidR="00793205" w:rsidRPr="00793205" w14:paraId="09648E79" w14:textId="77777777" w:rsidTr="00793205">
        <w:trPr>
          <w:trHeight w:val="300"/>
          <w:jc w:val="center"/>
        </w:trPr>
        <w:tc>
          <w:tcPr>
            <w:tcW w:w="960" w:type="dxa"/>
            <w:shd w:val="clear" w:color="auto" w:fill="auto"/>
            <w:noWrap/>
            <w:vAlign w:val="bottom"/>
            <w:hideMark/>
          </w:tcPr>
          <w:p w14:paraId="415C609E"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100</w:t>
            </w:r>
          </w:p>
        </w:tc>
        <w:tc>
          <w:tcPr>
            <w:tcW w:w="960" w:type="dxa"/>
            <w:shd w:val="clear" w:color="auto" w:fill="auto"/>
            <w:noWrap/>
            <w:vAlign w:val="bottom"/>
            <w:hideMark/>
          </w:tcPr>
          <w:p w14:paraId="0FF371E1" w14:textId="77777777" w:rsidR="00793205" w:rsidRPr="00793205" w:rsidRDefault="00793205" w:rsidP="003D4F70">
            <w:pPr>
              <w:jc w:val="right"/>
              <w:rPr>
                <w:rFonts w:ascii="Calibri" w:hAnsi="Calibri"/>
                <w:color w:val="000000"/>
                <w:szCs w:val="22"/>
                <w:lang w:val="en-US"/>
              </w:rPr>
            </w:pPr>
            <w:r w:rsidRPr="00793205">
              <w:rPr>
                <w:rFonts w:ascii="Calibri" w:hAnsi="Calibri"/>
                <w:color w:val="000000"/>
                <w:szCs w:val="22"/>
                <w:lang w:val="en-US"/>
              </w:rPr>
              <w:t>-0.8186</w:t>
            </w:r>
          </w:p>
        </w:tc>
      </w:tr>
    </w:tbl>
    <w:p w14:paraId="4FF26D0C" w14:textId="6090A522" w:rsidR="00793205" w:rsidRPr="00793205" w:rsidRDefault="00793205" w:rsidP="00793205">
      <w:pPr>
        <w:pStyle w:val="BodyText"/>
        <w:ind w:left="0"/>
        <w:rPr>
          <w:i/>
          <w:color w:val="00B0F0"/>
          <w:sz w:val="18"/>
        </w:rPr>
      </w:pPr>
      <w:r>
        <w:tab/>
        <w:t xml:space="preserve">               </w:t>
      </w:r>
      <w:r w:rsidRPr="00793205">
        <w:rPr>
          <w:i/>
          <w:color w:val="00B0F0"/>
          <w:sz w:val="18"/>
        </w:rPr>
        <w:t>Table 11 : Comparison of various ranks and percentiles associated for the 2100 band</w:t>
      </w:r>
    </w:p>
    <w:p w14:paraId="6EC40742" w14:textId="7B64E015" w:rsidR="00793205" w:rsidRDefault="00793205" w:rsidP="00793205">
      <w:pPr>
        <w:pStyle w:val="BodyText"/>
        <w:rPr>
          <w:color w:val="FF0000"/>
        </w:rPr>
      </w:pPr>
      <w:r>
        <w:rPr>
          <w:color w:val="FF0000"/>
        </w:rPr>
        <w:t>For doing the</w:t>
      </w:r>
      <w:r w:rsidRPr="00F24023">
        <w:rPr>
          <w:color w:val="FF0000"/>
        </w:rPr>
        <w:t xml:space="preserve"> analysis, we consider </w:t>
      </w:r>
      <w:r>
        <w:rPr>
          <w:color w:val="FF0000"/>
        </w:rPr>
        <w:t xml:space="preserve">the data </w:t>
      </w:r>
      <w:r w:rsidRPr="00F24023">
        <w:rPr>
          <w:color w:val="FF0000"/>
        </w:rPr>
        <w:t xml:space="preserve"> from 01</w:t>
      </w:r>
      <w:r w:rsidRPr="00F24023">
        <w:rPr>
          <w:color w:val="FF0000"/>
          <w:vertAlign w:val="superscript"/>
        </w:rPr>
        <w:t>st</w:t>
      </w:r>
      <w:r w:rsidRPr="00F24023">
        <w:rPr>
          <w:color w:val="FF0000"/>
        </w:rPr>
        <w:t xml:space="preserve"> September, 2018 to 28</w:t>
      </w:r>
      <w:r w:rsidRPr="00F24023">
        <w:rPr>
          <w:color w:val="FF0000"/>
          <w:vertAlign w:val="superscript"/>
        </w:rPr>
        <w:t>th</w:t>
      </w:r>
      <w:r w:rsidRPr="00F24023">
        <w:rPr>
          <w:color w:val="FF0000"/>
        </w:rPr>
        <w:t xml:space="preserve"> February, 2019. We score the cells </w:t>
      </w:r>
      <w:r>
        <w:rPr>
          <w:color w:val="FF0000"/>
        </w:rPr>
        <w:t>on daily basis for continuous 301</w:t>
      </w:r>
      <w:r w:rsidRPr="00F24023">
        <w:rPr>
          <w:color w:val="FF0000"/>
        </w:rPr>
        <w:t xml:space="preserve"> days of time span. Considering all the derived PCA scores of all the cells, the various percentile values starting from 0</w:t>
      </w:r>
      <w:r w:rsidRPr="00F24023">
        <w:rPr>
          <w:color w:val="FF0000"/>
          <w:vertAlign w:val="superscript"/>
        </w:rPr>
        <w:t>th</w:t>
      </w:r>
      <w:r w:rsidRPr="00F24023">
        <w:rPr>
          <w:color w:val="FF0000"/>
        </w:rPr>
        <w:t xml:space="preserve"> to 100</w:t>
      </w:r>
      <w:r w:rsidRPr="00F24023">
        <w:rPr>
          <w:color w:val="FF0000"/>
          <w:vertAlign w:val="superscript"/>
        </w:rPr>
        <w:t>th</w:t>
      </w:r>
      <w:r w:rsidRPr="00F24023">
        <w:rPr>
          <w:color w:val="FF0000"/>
        </w:rPr>
        <w:t xml:space="preserve"> percentiles are calculated. In the following figure, we have presented the score vs percentile graph for band </w:t>
      </w:r>
      <w:r>
        <w:rPr>
          <w:color w:val="FF0000"/>
        </w:rPr>
        <w:t>21</w:t>
      </w:r>
      <w:ins w:id="62" w:author="Veer V S Chauhan" w:date="2019-06-10T14:15:00Z">
        <w:r w:rsidRPr="00F24023">
          <w:rPr>
            <w:color w:val="FF0000"/>
          </w:rPr>
          <w:t>00</w:t>
        </w:r>
      </w:ins>
      <w:del w:id="63" w:author="Veer V S Chauhan" w:date="2019-06-10T14:15:00Z">
        <w:r w:rsidRPr="00F24023" w:rsidDel="00020F03">
          <w:rPr>
            <w:color w:val="FF0000"/>
          </w:rPr>
          <w:delText>2100</w:delText>
        </w:r>
      </w:del>
      <w:r w:rsidRPr="00F24023">
        <w:rPr>
          <w:color w:val="FF0000"/>
        </w:rPr>
        <w:t xml:space="preserve"> cells. From this figure, we can derive for a given score what would be percentile value. </w:t>
      </w:r>
    </w:p>
    <w:p w14:paraId="67F5921E" w14:textId="00C02A50" w:rsidR="00793205" w:rsidRDefault="00793205" w:rsidP="001E61CA">
      <w:pPr>
        <w:pStyle w:val="BodyText"/>
        <w:jc w:val="center"/>
        <w:rPr>
          <w:color w:val="FF0000"/>
        </w:rPr>
      </w:pPr>
      <w:r>
        <w:rPr>
          <w:noProof/>
        </w:rPr>
        <w:drawing>
          <wp:inline distT="0" distB="0" distL="0" distR="0" wp14:anchorId="36DB6EFC" wp14:editId="7EFDF4C8">
            <wp:extent cx="4595853" cy="2647785"/>
            <wp:effectExtent l="0" t="0" r="0" b="63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723E0A1" w14:textId="6437A22C" w:rsidR="00793205" w:rsidRPr="001E61CA" w:rsidRDefault="00793205" w:rsidP="00793205">
      <w:pPr>
        <w:pStyle w:val="BodyText"/>
        <w:rPr>
          <w:i/>
          <w:color w:val="00B0F0"/>
          <w:sz w:val="18"/>
          <w:szCs w:val="18"/>
        </w:rPr>
      </w:pPr>
      <w:r w:rsidRPr="001E61CA">
        <w:rPr>
          <w:i/>
          <w:color w:val="00B0F0"/>
          <w:sz w:val="18"/>
          <w:szCs w:val="18"/>
        </w:rPr>
        <w:t>Fig 4.1 The comparison of the values of scores and their corresponding variables</w:t>
      </w:r>
      <w:r w:rsidR="001E61CA">
        <w:rPr>
          <w:i/>
          <w:color w:val="00B0F0"/>
          <w:sz w:val="18"/>
          <w:szCs w:val="18"/>
        </w:rPr>
        <w:t xml:space="preserve"> for the 2100 band</w:t>
      </w:r>
    </w:p>
    <w:p w14:paraId="6A17F7BF" w14:textId="77777777" w:rsidR="001E61CA" w:rsidRPr="001E61CA" w:rsidRDefault="001E61CA" w:rsidP="001E61CA">
      <w:pPr>
        <w:pStyle w:val="BodyText"/>
        <w:rPr>
          <w:color w:val="FF0000"/>
        </w:rPr>
      </w:pPr>
      <w:r w:rsidRPr="001E61CA">
        <w:rPr>
          <w:color w:val="FF0000"/>
        </w:rPr>
        <w:t xml:space="preserve">We </w:t>
      </w:r>
      <w:r>
        <w:rPr>
          <w:color w:val="FF0000"/>
        </w:rPr>
        <w:t xml:space="preserve">created the PCA scores for all the cells </w:t>
      </w:r>
      <w:proofErr w:type="spellStart"/>
      <w:r>
        <w:rPr>
          <w:color w:val="FF0000"/>
        </w:rPr>
        <w:t>fo</w:t>
      </w:r>
      <w:proofErr w:type="spellEnd"/>
      <w:r>
        <w:rPr>
          <w:color w:val="FF0000"/>
        </w:rPr>
        <w:t xml:space="preserve"> 2100 band in the period</w:t>
      </w:r>
      <w:r w:rsidRPr="001E61CA">
        <w:rPr>
          <w:color w:val="FF0000"/>
        </w:rPr>
        <w:t xml:space="preserve"> 01</w:t>
      </w:r>
      <w:r w:rsidRPr="001E61CA">
        <w:rPr>
          <w:color w:val="FF0000"/>
          <w:vertAlign w:val="superscript"/>
        </w:rPr>
        <w:t>st</w:t>
      </w:r>
      <w:r w:rsidRPr="001E61CA">
        <w:rPr>
          <w:color w:val="FF0000"/>
        </w:rPr>
        <w:t xml:space="preserve"> September, 2018 to 28</w:t>
      </w:r>
      <w:r w:rsidRPr="001E61CA">
        <w:rPr>
          <w:color w:val="FF0000"/>
          <w:vertAlign w:val="superscript"/>
        </w:rPr>
        <w:t>th</w:t>
      </w:r>
      <w:r w:rsidRPr="001E61CA">
        <w:rPr>
          <w:color w:val="FF0000"/>
        </w:rPr>
        <w:t xml:space="preserve"> February, 2019</w:t>
      </w:r>
      <w:r>
        <w:rPr>
          <w:color w:val="FF0000"/>
        </w:rPr>
        <w:t xml:space="preserve"> by applying the algorithm</w:t>
      </w:r>
      <w:r w:rsidRPr="001E61CA">
        <w:rPr>
          <w:color w:val="FF0000"/>
        </w:rPr>
        <w:t xml:space="preserve">. We have plotted the percentiles of these scores in the below table </w:t>
      </w:r>
      <w:r>
        <w:rPr>
          <w:color w:val="FF0000"/>
        </w:rPr>
        <w:t>:</w:t>
      </w:r>
    </w:p>
    <w:tbl>
      <w:tblPr>
        <w:tblW w:w="2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960"/>
      </w:tblGrid>
      <w:tr w:rsidR="001E61CA" w:rsidRPr="001E61CA" w14:paraId="3E9C271B" w14:textId="77777777" w:rsidTr="001E61CA">
        <w:trPr>
          <w:trHeight w:val="300"/>
          <w:jc w:val="center"/>
        </w:trPr>
        <w:tc>
          <w:tcPr>
            <w:tcW w:w="1240" w:type="dxa"/>
            <w:shd w:val="clear" w:color="auto" w:fill="auto"/>
            <w:noWrap/>
            <w:vAlign w:val="bottom"/>
            <w:hideMark/>
          </w:tcPr>
          <w:p w14:paraId="09CB4299" w14:textId="77777777" w:rsidR="001E61CA" w:rsidRPr="001E61CA" w:rsidRDefault="001E61CA" w:rsidP="001E61CA">
            <w:pPr>
              <w:rPr>
                <w:rFonts w:ascii="Calibri" w:hAnsi="Calibri"/>
                <w:color w:val="000000"/>
                <w:szCs w:val="22"/>
                <w:lang w:val="en-US"/>
              </w:rPr>
            </w:pPr>
            <w:r w:rsidRPr="001E61CA">
              <w:rPr>
                <w:rFonts w:ascii="Calibri" w:hAnsi="Calibri"/>
                <w:color w:val="000000"/>
                <w:szCs w:val="22"/>
                <w:lang w:val="en-US"/>
              </w:rPr>
              <w:t>percentile</w:t>
            </w:r>
          </w:p>
        </w:tc>
        <w:tc>
          <w:tcPr>
            <w:tcW w:w="960" w:type="dxa"/>
            <w:shd w:val="clear" w:color="auto" w:fill="auto"/>
            <w:noWrap/>
            <w:vAlign w:val="bottom"/>
            <w:hideMark/>
          </w:tcPr>
          <w:p w14:paraId="55C69703" w14:textId="77777777" w:rsidR="001E61CA" w:rsidRPr="001E61CA" w:rsidRDefault="001E61CA" w:rsidP="001E61CA">
            <w:pPr>
              <w:rPr>
                <w:rFonts w:ascii="Calibri" w:hAnsi="Calibri"/>
                <w:color w:val="000000"/>
                <w:szCs w:val="22"/>
                <w:lang w:val="en-US"/>
              </w:rPr>
            </w:pPr>
            <w:r w:rsidRPr="001E61CA">
              <w:rPr>
                <w:rFonts w:ascii="Calibri" w:hAnsi="Calibri"/>
                <w:color w:val="000000"/>
                <w:szCs w:val="22"/>
                <w:lang w:val="en-US"/>
              </w:rPr>
              <w:t>score</w:t>
            </w:r>
          </w:p>
        </w:tc>
      </w:tr>
      <w:tr w:rsidR="001E61CA" w:rsidRPr="001E61CA" w14:paraId="7B4E8104" w14:textId="77777777" w:rsidTr="001E61CA">
        <w:trPr>
          <w:trHeight w:val="300"/>
          <w:jc w:val="center"/>
        </w:trPr>
        <w:tc>
          <w:tcPr>
            <w:tcW w:w="1240" w:type="dxa"/>
            <w:shd w:val="clear" w:color="auto" w:fill="auto"/>
            <w:noWrap/>
            <w:vAlign w:val="bottom"/>
            <w:hideMark/>
          </w:tcPr>
          <w:p w14:paraId="0795088F"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100</w:t>
            </w:r>
          </w:p>
        </w:tc>
        <w:tc>
          <w:tcPr>
            <w:tcW w:w="960" w:type="dxa"/>
            <w:shd w:val="clear" w:color="auto" w:fill="auto"/>
            <w:noWrap/>
            <w:vAlign w:val="bottom"/>
            <w:hideMark/>
          </w:tcPr>
          <w:p w14:paraId="7B760FF1"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-1.13</w:t>
            </w:r>
          </w:p>
        </w:tc>
      </w:tr>
      <w:tr w:rsidR="001E61CA" w:rsidRPr="001E61CA" w14:paraId="348F568D" w14:textId="77777777" w:rsidTr="001E61CA">
        <w:trPr>
          <w:trHeight w:val="300"/>
          <w:jc w:val="center"/>
        </w:trPr>
        <w:tc>
          <w:tcPr>
            <w:tcW w:w="1240" w:type="dxa"/>
            <w:shd w:val="clear" w:color="auto" w:fill="auto"/>
            <w:noWrap/>
            <w:vAlign w:val="bottom"/>
            <w:hideMark/>
          </w:tcPr>
          <w:p w14:paraId="0DB86906"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99.9</w:t>
            </w:r>
          </w:p>
        </w:tc>
        <w:tc>
          <w:tcPr>
            <w:tcW w:w="960" w:type="dxa"/>
            <w:shd w:val="clear" w:color="auto" w:fill="auto"/>
            <w:noWrap/>
            <w:vAlign w:val="bottom"/>
            <w:hideMark/>
          </w:tcPr>
          <w:p w14:paraId="76A1B450"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-1.05</w:t>
            </w:r>
          </w:p>
        </w:tc>
      </w:tr>
      <w:tr w:rsidR="001E61CA" w:rsidRPr="001E61CA" w14:paraId="64627515" w14:textId="77777777" w:rsidTr="001E61CA">
        <w:trPr>
          <w:trHeight w:val="300"/>
          <w:jc w:val="center"/>
        </w:trPr>
        <w:tc>
          <w:tcPr>
            <w:tcW w:w="1240" w:type="dxa"/>
            <w:shd w:val="clear" w:color="auto" w:fill="auto"/>
            <w:noWrap/>
            <w:vAlign w:val="bottom"/>
            <w:hideMark/>
          </w:tcPr>
          <w:p w14:paraId="79F831DE"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99.8</w:t>
            </w:r>
          </w:p>
        </w:tc>
        <w:tc>
          <w:tcPr>
            <w:tcW w:w="960" w:type="dxa"/>
            <w:shd w:val="clear" w:color="auto" w:fill="auto"/>
            <w:noWrap/>
            <w:vAlign w:val="bottom"/>
            <w:hideMark/>
          </w:tcPr>
          <w:p w14:paraId="419DF8E6"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-1.01</w:t>
            </w:r>
          </w:p>
        </w:tc>
      </w:tr>
      <w:tr w:rsidR="001E61CA" w:rsidRPr="001E61CA" w14:paraId="4B301234" w14:textId="77777777" w:rsidTr="001E61CA">
        <w:trPr>
          <w:trHeight w:val="300"/>
          <w:jc w:val="center"/>
        </w:trPr>
        <w:tc>
          <w:tcPr>
            <w:tcW w:w="1240" w:type="dxa"/>
            <w:shd w:val="clear" w:color="auto" w:fill="auto"/>
            <w:noWrap/>
            <w:vAlign w:val="bottom"/>
            <w:hideMark/>
          </w:tcPr>
          <w:p w14:paraId="30328531"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99.7</w:t>
            </w:r>
          </w:p>
        </w:tc>
        <w:tc>
          <w:tcPr>
            <w:tcW w:w="960" w:type="dxa"/>
            <w:shd w:val="clear" w:color="auto" w:fill="auto"/>
            <w:noWrap/>
            <w:vAlign w:val="bottom"/>
            <w:hideMark/>
          </w:tcPr>
          <w:p w14:paraId="1D2C651F"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-0.99</w:t>
            </w:r>
          </w:p>
        </w:tc>
      </w:tr>
      <w:tr w:rsidR="001E61CA" w:rsidRPr="001E61CA" w14:paraId="2D2F7B35" w14:textId="77777777" w:rsidTr="001E61CA">
        <w:trPr>
          <w:trHeight w:val="300"/>
          <w:jc w:val="center"/>
        </w:trPr>
        <w:tc>
          <w:tcPr>
            <w:tcW w:w="1240" w:type="dxa"/>
            <w:shd w:val="clear" w:color="auto" w:fill="auto"/>
            <w:noWrap/>
            <w:vAlign w:val="bottom"/>
            <w:hideMark/>
          </w:tcPr>
          <w:p w14:paraId="0E373AB9"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lastRenderedPageBreak/>
              <w:t>99.6</w:t>
            </w:r>
          </w:p>
        </w:tc>
        <w:tc>
          <w:tcPr>
            <w:tcW w:w="960" w:type="dxa"/>
            <w:shd w:val="clear" w:color="auto" w:fill="auto"/>
            <w:noWrap/>
            <w:vAlign w:val="bottom"/>
            <w:hideMark/>
          </w:tcPr>
          <w:p w14:paraId="77D478E9"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-0.97</w:t>
            </w:r>
          </w:p>
        </w:tc>
      </w:tr>
      <w:tr w:rsidR="001E61CA" w:rsidRPr="001E61CA" w14:paraId="790DC70B" w14:textId="77777777" w:rsidTr="001E61CA">
        <w:trPr>
          <w:trHeight w:val="300"/>
          <w:jc w:val="center"/>
        </w:trPr>
        <w:tc>
          <w:tcPr>
            <w:tcW w:w="1240" w:type="dxa"/>
            <w:shd w:val="clear" w:color="auto" w:fill="auto"/>
            <w:noWrap/>
            <w:vAlign w:val="bottom"/>
            <w:hideMark/>
          </w:tcPr>
          <w:p w14:paraId="11965DC6"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99.5</w:t>
            </w:r>
          </w:p>
        </w:tc>
        <w:tc>
          <w:tcPr>
            <w:tcW w:w="960" w:type="dxa"/>
            <w:shd w:val="clear" w:color="auto" w:fill="auto"/>
            <w:noWrap/>
            <w:vAlign w:val="bottom"/>
            <w:hideMark/>
          </w:tcPr>
          <w:p w14:paraId="50982D46"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-0.95</w:t>
            </w:r>
          </w:p>
        </w:tc>
      </w:tr>
      <w:tr w:rsidR="001E61CA" w:rsidRPr="001E61CA" w14:paraId="54AB9254" w14:textId="77777777" w:rsidTr="001E61CA">
        <w:trPr>
          <w:trHeight w:val="300"/>
          <w:jc w:val="center"/>
        </w:trPr>
        <w:tc>
          <w:tcPr>
            <w:tcW w:w="1240" w:type="dxa"/>
            <w:shd w:val="clear" w:color="auto" w:fill="auto"/>
            <w:noWrap/>
            <w:vAlign w:val="bottom"/>
            <w:hideMark/>
          </w:tcPr>
          <w:p w14:paraId="2099F16D"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99.4</w:t>
            </w:r>
          </w:p>
        </w:tc>
        <w:tc>
          <w:tcPr>
            <w:tcW w:w="960" w:type="dxa"/>
            <w:shd w:val="clear" w:color="auto" w:fill="auto"/>
            <w:noWrap/>
            <w:vAlign w:val="bottom"/>
            <w:hideMark/>
          </w:tcPr>
          <w:p w14:paraId="4CCFA2F6"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-0.94</w:t>
            </w:r>
          </w:p>
        </w:tc>
      </w:tr>
      <w:tr w:rsidR="001E61CA" w:rsidRPr="001E61CA" w14:paraId="63202CAD" w14:textId="77777777" w:rsidTr="001E61CA">
        <w:trPr>
          <w:trHeight w:val="300"/>
          <w:jc w:val="center"/>
        </w:trPr>
        <w:tc>
          <w:tcPr>
            <w:tcW w:w="1240" w:type="dxa"/>
            <w:shd w:val="clear" w:color="auto" w:fill="auto"/>
            <w:noWrap/>
            <w:vAlign w:val="bottom"/>
            <w:hideMark/>
          </w:tcPr>
          <w:p w14:paraId="55198DFC"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99.3</w:t>
            </w:r>
          </w:p>
        </w:tc>
        <w:tc>
          <w:tcPr>
            <w:tcW w:w="960" w:type="dxa"/>
            <w:shd w:val="clear" w:color="auto" w:fill="auto"/>
            <w:noWrap/>
            <w:vAlign w:val="bottom"/>
            <w:hideMark/>
          </w:tcPr>
          <w:p w14:paraId="5068E4D9"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-0.92</w:t>
            </w:r>
          </w:p>
        </w:tc>
      </w:tr>
      <w:tr w:rsidR="001E61CA" w:rsidRPr="001E61CA" w14:paraId="394F88BD" w14:textId="77777777" w:rsidTr="001E61CA">
        <w:trPr>
          <w:trHeight w:val="300"/>
          <w:jc w:val="center"/>
        </w:trPr>
        <w:tc>
          <w:tcPr>
            <w:tcW w:w="1240" w:type="dxa"/>
            <w:shd w:val="clear" w:color="auto" w:fill="auto"/>
            <w:noWrap/>
            <w:vAlign w:val="bottom"/>
            <w:hideMark/>
          </w:tcPr>
          <w:p w14:paraId="645ECC80"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99.2</w:t>
            </w:r>
          </w:p>
        </w:tc>
        <w:tc>
          <w:tcPr>
            <w:tcW w:w="960" w:type="dxa"/>
            <w:shd w:val="clear" w:color="auto" w:fill="auto"/>
            <w:noWrap/>
            <w:vAlign w:val="bottom"/>
            <w:hideMark/>
          </w:tcPr>
          <w:p w14:paraId="23D83AAB"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-0.91</w:t>
            </w:r>
          </w:p>
        </w:tc>
      </w:tr>
      <w:tr w:rsidR="001E61CA" w:rsidRPr="001E61CA" w14:paraId="7003AEAF" w14:textId="77777777" w:rsidTr="001E61CA">
        <w:trPr>
          <w:trHeight w:val="300"/>
          <w:jc w:val="center"/>
        </w:trPr>
        <w:tc>
          <w:tcPr>
            <w:tcW w:w="1240" w:type="dxa"/>
            <w:shd w:val="clear" w:color="auto" w:fill="auto"/>
            <w:noWrap/>
            <w:vAlign w:val="bottom"/>
            <w:hideMark/>
          </w:tcPr>
          <w:p w14:paraId="3B3D939A"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99.1</w:t>
            </w:r>
          </w:p>
        </w:tc>
        <w:tc>
          <w:tcPr>
            <w:tcW w:w="960" w:type="dxa"/>
            <w:shd w:val="clear" w:color="auto" w:fill="auto"/>
            <w:noWrap/>
            <w:vAlign w:val="bottom"/>
            <w:hideMark/>
          </w:tcPr>
          <w:p w14:paraId="445445B9"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-0.90</w:t>
            </w:r>
          </w:p>
        </w:tc>
      </w:tr>
      <w:tr w:rsidR="001E61CA" w:rsidRPr="001E61CA" w14:paraId="78A14CA0" w14:textId="77777777" w:rsidTr="001E61CA">
        <w:trPr>
          <w:trHeight w:val="300"/>
          <w:jc w:val="center"/>
        </w:trPr>
        <w:tc>
          <w:tcPr>
            <w:tcW w:w="1240" w:type="dxa"/>
            <w:shd w:val="clear" w:color="auto" w:fill="auto"/>
            <w:noWrap/>
            <w:vAlign w:val="bottom"/>
            <w:hideMark/>
          </w:tcPr>
          <w:p w14:paraId="58515FAA"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99</w:t>
            </w:r>
          </w:p>
        </w:tc>
        <w:tc>
          <w:tcPr>
            <w:tcW w:w="960" w:type="dxa"/>
            <w:shd w:val="clear" w:color="auto" w:fill="auto"/>
            <w:noWrap/>
            <w:vAlign w:val="bottom"/>
            <w:hideMark/>
          </w:tcPr>
          <w:p w14:paraId="44CFF2C5"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-0.90</w:t>
            </w:r>
          </w:p>
        </w:tc>
      </w:tr>
      <w:tr w:rsidR="001E61CA" w:rsidRPr="001E61CA" w14:paraId="21394339" w14:textId="77777777" w:rsidTr="001E61CA">
        <w:trPr>
          <w:trHeight w:val="300"/>
          <w:jc w:val="center"/>
        </w:trPr>
        <w:tc>
          <w:tcPr>
            <w:tcW w:w="1240" w:type="dxa"/>
            <w:shd w:val="clear" w:color="auto" w:fill="auto"/>
            <w:noWrap/>
            <w:vAlign w:val="bottom"/>
            <w:hideMark/>
          </w:tcPr>
          <w:p w14:paraId="5F0586E4"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98</w:t>
            </w:r>
          </w:p>
        </w:tc>
        <w:tc>
          <w:tcPr>
            <w:tcW w:w="960" w:type="dxa"/>
            <w:shd w:val="clear" w:color="auto" w:fill="auto"/>
            <w:noWrap/>
            <w:vAlign w:val="bottom"/>
            <w:hideMark/>
          </w:tcPr>
          <w:p w14:paraId="7214C0E7"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-0.83</w:t>
            </w:r>
          </w:p>
        </w:tc>
      </w:tr>
      <w:tr w:rsidR="001E61CA" w:rsidRPr="001E61CA" w14:paraId="355CD16A" w14:textId="77777777" w:rsidTr="001E61CA">
        <w:trPr>
          <w:trHeight w:val="300"/>
          <w:jc w:val="center"/>
        </w:trPr>
        <w:tc>
          <w:tcPr>
            <w:tcW w:w="1240" w:type="dxa"/>
            <w:shd w:val="clear" w:color="auto" w:fill="auto"/>
            <w:noWrap/>
            <w:vAlign w:val="bottom"/>
            <w:hideMark/>
          </w:tcPr>
          <w:p w14:paraId="2CD4AB5D"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97</w:t>
            </w:r>
          </w:p>
        </w:tc>
        <w:tc>
          <w:tcPr>
            <w:tcW w:w="960" w:type="dxa"/>
            <w:shd w:val="clear" w:color="auto" w:fill="auto"/>
            <w:noWrap/>
            <w:vAlign w:val="bottom"/>
            <w:hideMark/>
          </w:tcPr>
          <w:p w14:paraId="75BED776"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-0.79</w:t>
            </w:r>
          </w:p>
        </w:tc>
      </w:tr>
      <w:tr w:rsidR="001E61CA" w:rsidRPr="001E61CA" w14:paraId="752E5BB6" w14:textId="77777777" w:rsidTr="001E61CA">
        <w:trPr>
          <w:trHeight w:val="300"/>
          <w:jc w:val="center"/>
        </w:trPr>
        <w:tc>
          <w:tcPr>
            <w:tcW w:w="1240" w:type="dxa"/>
            <w:shd w:val="clear" w:color="auto" w:fill="auto"/>
            <w:noWrap/>
            <w:vAlign w:val="bottom"/>
            <w:hideMark/>
          </w:tcPr>
          <w:p w14:paraId="44DA999D"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96</w:t>
            </w:r>
          </w:p>
        </w:tc>
        <w:tc>
          <w:tcPr>
            <w:tcW w:w="960" w:type="dxa"/>
            <w:shd w:val="clear" w:color="auto" w:fill="auto"/>
            <w:noWrap/>
            <w:vAlign w:val="bottom"/>
            <w:hideMark/>
          </w:tcPr>
          <w:p w14:paraId="1143E82A"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-0.75</w:t>
            </w:r>
          </w:p>
        </w:tc>
      </w:tr>
      <w:tr w:rsidR="001E61CA" w:rsidRPr="001E61CA" w14:paraId="7FC8F5C9" w14:textId="77777777" w:rsidTr="001E61CA">
        <w:trPr>
          <w:trHeight w:val="300"/>
          <w:jc w:val="center"/>
        </w:trPr>
        <w:tc>
          <w:tcPr>
            <w:tcW w:w="1240" w:type="dxa"/>
            <w:shd w:val="clear" w:color="auto" w:fill="auto"/>
            <w:noWrap/>
            <w:vAlign w:val="bottom"/>
            <w:hideMark/>
          </w:tcPr>
          <w:p w14:paraId="0E8147C3"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95</w:t>
            </w:r>
          </w:p>
        </w:tc>
        <w:tc>
          <w:tcPr>
            <w:tcW w:w="960" w:type="dxa"/>
            <w:shd w:val="clear" w:color="auto" w:fill="auto"/>
            <w:noWrap/>
            <w:vAlign w:val="bottom"/>
            <w:hideMark/>
          </w:tcPr>
          <w:p w14:paraId="10AAB406"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-0.72</w:t>
            </w:r>
          </w:p>
        </w:tc>
      </w:tr>
      <w:tr w:rsidR="001E61CA" w:rsidRPr="001E61CA" w14:paraId="72736A75" w14:textId="77777777" w:rsidTr="001E61CA">
        <w:trPr>
          <w:trHeight w:val="300"/>
          <w:jc w:val="center"/>
        </w:trPr>
        <w:tc>
          <w:tcPr>
            <w:tcW w:w="1240" w:type="dxa"/>
            <w:shd w:val="clear" w:color="auto" w:fill="auto"/>
            <w:noWrap/>
            <w:vAlign w:val="bottom"/>
            <w:hideMark/>
          </w:tcPr>
          <w:p w14:paraId="5B8A1548"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90</w:t>
            </w:r>
          </w:p>
        </w:tc>
        <w:tc>
          <w:tcPr>
            <w:tcW w:w="960" w:type="dxa"/>
            <w:shd w:val="clear" w:color="auto" w:fill="auto"/>
            <w:noWrap/>
            <w:vAlign w:val="bottom"/>
            <w:hideMark/>
          </w:tcPr>
          <w:p w14:paraId="5B5F4F56"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-0.62</w:t>
            </w:r>
          </w:p>
        </w:tc>
      </w:tr>
      <w:tr w:rsidR="001E61CA" w:rsidRPr="001E61CA" w14:paraId="27F534AD" w14:textId="77777777" w:rsidTr="001E61CA">
        <w:trPr>
          <w:trHeight w:val="300"/>
          <w:jc w:val="center"/>
        </w:trPr>
        <w:tc>
          <w:tcPr>
            <w:tcW w:w="1240" w:type="dxa"/>
            <w:shd w:val="clear" w:color="auto" w:fill="auto"/>
            <w:noWrap/>
            <w:vAlign w:val="bottom"/>
            <w:hideMark/>
          </w:tcPr>
          <w:p w14:paraId="50C81100"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85</w:t>
            </w:r>
          </w:p>
        </w:tc>
        <w:tc>
          <w:tcPr>
            <w:tcW w:w="960" w:type="dxa"/>
            <w:shd w:val="clear" w:color="auto" w:fill="auto"/>
            <w:noWrap/>
            <w:vAlign w:val="bottom"/>
            <w:hideMark/>
          </w:tcPr>
          <w:p w14:paraId="264108A4"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-0.55</w:t>
            </w:r>
          </w:p>
        </w:tc>
      </w:tr>
      <w:tr w:rsidR="001E61CA" w:rsidRPr="001E61CA" w14:paraId="129F9616" w14:textId="77777777" w:rsidTr="001E61CA">
        <w:trPr>
          <w:trHeight w:val="300"/>
          <w:jc w:val="center"/>
        </w:trPr>
        <w:tc>
          <w:tcPr>
            <w:tcW w:w="1240" w:type="dxa"/>
            <w:shd w:val="clear" w:color="auto" w:fill="auto"/>
            <w:noWrap/>
            <w:vAlign w:val="bottom"/>
            <w:hideMark/>
          </w:tcPr>
          <w:p w14:paraId="04F29410"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80</w:t>
            </w:r>
          </w:p>
        </w:tc>
        <w:tc>
          <w:tcPr>
            <w:tcW w:w="960" w:type="dxa"/>
            <w:shd w:val="clear" w:color="auto" w:fill="auto"/>
            <w:noWrap/>
            <w:vAlign w:val="bottom"/>
            <w:hideMark/>
          </w:tcPr>
          <w:p w14:paraId="6926DAAA"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-0.49</w:t>
            </w:r>
          </w:p>
        </w:tc>
      </w:tr>
      <w:tr w:rsidR="001E61CA" w:rsidRPr="001E61CA" w14:paraId="725A4C32" w14:textId="77777777" w:rsidTr="001E61CA">
        <w:trPr>
          <w:trHeight w:val="300"/>
          <w:jc w:val="center"/>
        </w:trPr>
        <w:tc>
          <w:tcPr>
            <w:tcW w:w="1240" w:type="dxa"/>
            <w:shd w:val="clear" w:color="auto" w:fill="auto"/>
            <w:noWrap/>
            <w:vAlign w:val="bottom"/>
            <w:hideMark/>
          </w:tcPr>
          <w:p w14:paraId="0F4D73CE"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75</w:t>
            </w:r>
          </w:p>
        </w:tc>
        <w:tc>
          <w:tcPr>
            <w:tcW w:w="960" w:type="dxa"/>
            <w:shd w:val="clear" w:color="auto" w:fill="auto"/>
            <w:noWrap/>
            <w:vAlign w:val="bottom"/>
            <w:hideMark/>
          </w:tcPr>
          <w:p w14:paraId="296066F3"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-0.43</w:t>
            </w:r>
          </w:p>
        </w:tc>
      </w:tr>
      <w:tr w:rsidR="001E61CA" w:rsidRPr="001E61CA" w14:paraId="3448660A" w14:textId="77777777" w:rsidTr="001E61CA">
        <w:trPr>
          <w:trHeight w:val="300"/>
          <w:jc w:val="center"/>
        </w:trPr>
        <w:tc>
          <w:tcPr>
            <w:tcW w:w="1240" w:type="dxa"/>
            <w:shd w:val="clear" w:color="auto" w:fill="auto"/>
            <w:noWrap/>
            <w:vAlign w:val="bottom"/>
            <w:hideMark/>
          </w:tcPr>
          <w:p w14:paraId="0D2A04CA"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70</w:t>
            </w:r>
          </w:p>
        </w:tc>
        <w:tc>
          <w:tcPr>
            <w:tcW w:w="960" w:type="dxa"/>
            <w:shd w:val="clear" w:color="auto" w:fill="auto"/>
            <w:noWrap/>
            <w:vAlign w:val="bottom"/>
            <w:hideMark/>
          </w:tcPr>
          <w:p w14:paraId="20067F25"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-0.38</w:t>
            </w:r>
          </w:p>
        </w:tc>
      </w:tr>
      <w:tr w:rsidR="001E61CA" w:rsidRPr="001E61CA" w14:paraId="562CF857" w14:textId="77777777" w:rsidTr="001E61CA">
        <w:trPr>
          <w:trHeight w:val="300"/>
          <w:jc w:val="center"/>
        </w:trPr>
        <w:tc>
          <w:tcPr>
            <w:tcW w:w="1240" w:type="dxa"/>
            <w:shd w:val="clear" w:color="auto" w:fill="auto"/>
            <w:noWrap/>
            <w:vAlign w:val="bottom"/>
            <w:hideMark/>
          </w:tcPr>
          <w:p w14:paraId="587F5EEE"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65</w:t>
            </w:r>
          </w:p>
        </w:tc>
        <w:tc>
          <w:tcPr>
            <w:tcW w:w="960" w:type="dxa"/>
            <w:shd w:val="clear" w:color="auto" w:fill="auto"/>
            <w:noWrap/>
            <w:vAlign w:val="bottom"/>
            <w:hideMark/>
          </w:tcPr>
          <w:p w14:paraId="2969AD60"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-0.33</w:t>
            </w:r>
          </w:p>
        </w:tc>
      </w:tr>
      <w:tr w:rsidR="001E61CA" w:rsidRPr="001E61CA" w14:paraId="2AFFD0B1" w14:textId="77777777" w:rsidTr="001E61CA">
        <w:trPr>
          <w:trHeight w:val="300"/>
          <w:jc w:val="center"/>
        </w:trPr>
        <w:tc>
          <w:tcPr>
            <w:tcW w:w="1240" w:type="dxa"/>
            <w:shd w:val="clear" w:color="auto" w:fill="auto"/>
            <w:noWrap/>
            <w:vAlign w:val="bottom"/>
            <w:hideMark/>
          </w:tcPr>
          <w:p w14:paraId="164011DA"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60</w:t>
            </w:r>
          </w:p>
        </w:tc>
        <w:tc>
          <w:tcPr>
            <w:tcW w:w="960" w:type="dxa"/>
            <w:shd w:val="clear" w:color="auto" w:fill="auto"/>
            <w:noWrap/>
            <w:vAlign w:val="bottom"/>
            <w:hideMark/>
          </w:tcPr>
          <w:p w14:paraId="32F98F6B"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-0.28</w:t>
            </w:r>
          </w:p>
        </w:tc>
      </w:tr>
      <w:tr w:rsidR="001E61CA" w:rsidRPr="001E61CA" w14:paraId="5C2B9A91" w14:textId="77777777" w:rsidTr="001E61CA">
        <w:trPr>
          <w:trHeight w:val="300"/>
          <w:jc w:val="center"/>
        </w:trPr>
        <w:tc>
          <w:tcPr>
            <w:tcW w:w="1240" w:type="dxa"/>
            <w:shd w:val="clear" w:color="auto" w:fill="auto"/>
            <w:noWrap/>
            <w:vAlign w:val="bottom"/>
            <w:hideMark/>
          </w:tcPr>
          <w:p w14:paraId="32F5E174"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55</w:t>
            </w:r>
          </w:p>
        </w:tc>
        <w:tc>
          <w:tcPr>
            <w:tcW w:w="960" w:type="dxa"/>
            <w:shd w:val="clear" w:color="auto" w:fill="auto"/>
            <w:noWrap/>
            <w:vAlign w:val="bottom"/>
            <w:hideMark/>
          </w:tcPr>
          <w:p w14:paraId="1DD7001A"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-0.23</w:t>
            </w:r>
          </w:p>
        </w:tc>
      </w:tr>
      <w:tr w:rsidR="001E61CA" w:rsidRPr="001E61CA" w14:paraId="15927CAC" w14:textId="77777777" w:rsidTr="001E61CA">
        <w:trPr>
          <w:trHeight w:val="300"/>
          <w:jc w:val="center"/>
        </w:trPr>
        <w:tc>
          <w:tcPr>
            <w:tcW w:w="1240" w:type="dxa"/>
            <w:shd w:val="clear" w:color="auto" w:fill="auto"/>
            <w:noWrap/>
            <w:vAlign w:val="bottom"/>
            <w:hideMark/>
          </w:tcPr>
          <w:p w14:paraId="0FD5A490"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50</w:t>
            </w:r>
          </w:p>
        </w:tc>
        <w:tc>
          <w:tcPr>
            <w:tcW w:w="960" w:type="dxa"/>
            <w:shd w:val="clear" w:color="auto" w:fill="auto"/>
            <w:noWrap/>
            <w:vAlign w:val="bottom"/>
            <w:hideMark/>
          </w:tcPr>
          <w:p w14:paraId="1216F3C5"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-0.17</w:t>
            </w:r>
          </w:p>
        </w:tc>
      </w:tr>
      <w:tr w:rsidR="001E61CA" w:rsidRPr="001E61CA" w14:paraId="2EB93AB1" w14:textId="77777777" w:rsidTr="001E61CA">
        <w:trPr>
          <w:trHeight w:val="300"/>
          <w:jc w:val="center"/>
        </w:trPr>
        <w:tc>
          <w:tcPr>
            <w:tcW w:w="1240" w:type="dxa"/>
            <w:shd w:val="clear" w:color="auto" w:fill="auto"/>
            <w:noWrap/>
            <w:vAlign w:val="bottom"/>
            <w:hideMark/>
          </w:tcPr>
          <w:p w14:paraId="2FC59D7D"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45</w:t>
            </w:r>
          </w:p>
        </w:tc>
        <w:tc>
          <w:tcPr>
            <w:tcW w:w="960" w:type="dxa"/>
            <w:shd w:val="clear" w:color="auto" w:fill="auto"/>
            <w:noWrap/>
            <w:vAlign w:val="bottom"/>
            <w:hideMark/>
          </w:tcPr>
          <w:p w14:paraId="4B37976E"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-0.11</w:t>
            </w:r>
          </w:p>
        </w:tc>
      </w:tr>
      <w:tr w:rsidR="001E61CA" w:rsidRPr="001E61CA" w14:paraId="763BB25E" w14:textId="77777777" w:rsidTr="001E61CA">
        <w:trPr>
          <w:trHeight w:val="300"/>
          <w:jc w:val="center"/>
        </w:trPr>
        <w:tc>
          <w:tcPr>
            <w:tcW w:w="1240" w:type="dxa"/>
            <w:shd w:val="clear" w:color="auto" w:fill="auto"/>
            <w:noWrap/>
            <w:vAlign w:val="bottom"/>
            <w:hideMark/>
          </w:tcPr>
          <w:p w14:paraId="130D6914"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40</w:t>
            </w:r>
          </w:p>
        </w:tc>
        <w:tc>
          <w:tcPr>
            <w:tcW w:w="960" w:type="dxa"/>
            <w:shd w:val="clear" w:color="auto" w:fill="auto"/>
            <w:noWrap/>
            <w:vAlign w:val="bottom"/>
            <w:hideMark/>
          </w:tcPr>
          <w:p w14:paraId="0484D067"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-0.05</w:t>
            </w:r>
          </w:p>
        </w:tc>
      </w:tr>
      <w:tr w:rsidR="001E61CA" w:rsidRPr="001E61CA" w14:paraId="60C65099" w14:textId="77777777" w:rsidTr="001E61CA">
        <w:trPr>
          <w:trHeight w:val="300"/>
          <w:jc w:val="center"/>
        </w:trPr>
        <w:tc>
          <w:tcPr>
            <w:tcW w:w="1240" w:type="dxa"/>
            <w:shd w:val="clear" w:color="auto" w:fill="auto"/>
            <w:noWrap/>
            <w:vAlign w:val="bottom"/>
            <w:hideMark/>
          </w:tcPr>
          <w:p w14:paraId="6B36ADC4"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35</w:t>
            </w:r>
          </w:p>
        </w:tc>
        <w:tc>
          <w:tcPr>
            <w:tcW w:w="960" w:type="dxa"/>
            <w:shd w:val="clear" w:color="auto" w:fill="auto"/>
            <w:noWrap/>
            <w:vAlign w:val="bottom"/>
            <w:hideMark/>
          </w:tcPr>
          <w:p w14:paraId="2BB52E84"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0.02</w:t>
            </w:r>
          </w:p>
        </w:tc>
      </w:tr>
      <w:tr w:rsidR="001E61CA" w:rsidRPr="001E61CA" w14:paraId="52567719" w14:textId="77777777" w:rsidTr="001E61CA">
        <w:trPr>
          <w:trHeight w:val="300"/>
          <w:jc w:val="center"/>
        </w:trPr>
        <w:tc>
          <w:tcPr>
            <w:tcW w:w="1240" w:type="dxa"/>
            <w:shd w:val="clear" w:color="auto" w:fill="auto"/>
            <w:noWrap/>
            <w:vAlign w:val="bottom"/>
            <w:hideMark/>
          </w:tcPr>
          <w:p w14:paraId="330EE4D6"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30</w:t>
            </w:r>
          </w:p>
        </w:tc>
        <w:tc>
          <w:tcPr>
            <w:tcW w:w="960" w:type="dxa"/>
            <w:shd w:val="clear" w:color="auto" w:fill="auto"/>
            <w:noWrap/>
            <w:vAlign w:val="bottom"/>
            <w:hideMark/>
          </w:tcPr>
          <w:p w14:paraId="5D6DA4C1"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0.11</w:t>
            </w:r>
          </w:p>
        </w:tc>
      </w:tr>
      <w:tr w:rsidR="001E61CA" w:rsidRPr="001E61CA" w14:paraId="7F357C3D" w14:textId="77777777" w:rsidTr="001E61CA">
        <w:trPr>
          <w:trHeight w:val="300"/>
          <w:jc w:val="center"/>
        </w:trPr>
        <w:tc>
          <w:tcPr>
            <w:tcW w:w="1240" w:type="dxa"/>
            <w:shd w:val="clear" w:color="auto" w:fill="auto"/>
            <w:noWrap/>
            <w:vAlign w:val="bottom"/>
            <w:hideMark/>
          </w:tcPr>
          <w:p w14:paraId="5A23E501"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25</w:t>
            </w:r>
          </w:p>
        </w:tc>
        <w:tc>
          <w:tcPr>
            <w:tcW w:w="960" w:type="dxa"/>
            <w:shd w:val="clear" w:color="auto" w:fill="auto"/>
            <w:noWrap/>
            <w:vAlign w:val="bottom"/>
            <w:hideMark/>
          </w:tcPr>
          <w:p w14:paraId="2E1538EC"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0.20</w:t>
            </w:r>
          </w:p>
        </w:tc>
      </w:tr>
      <w:tr w:rsidR="001E61CA" w:rsidRPr="001E61CA" w14:paraId="11A40D29" w14:textId="77777777" w:rsidTr="001E61CA">
        <w:trPr>
          <w:trHeight w:val="300"/>
          <w:jc w:val="center"/>
        </w:trPr>
        <w:tc>
          <w:tcPr>
            <w:tcW w:w="1240" w:type="dxa"/>
            <w:shd w:val="clear" w:color="auto" w:fill="auto"/>
            <w:noWrap/>
            <w:vAlign w:val="bottom"/>
            <w:hideMark/>
          </w:tcPr>
          <w:p w14:paraId="41EC2D71"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20</w:t>
            </w:r>
          </w:p>
        </w:tc>
        <w:tc>
          <w:tcPr>
            <w:tcW w:w="960" w:type="dxa"/>
            <w:shd w:val="clear" w:color="auto" w:fill="auto"/>
            <w:noWrap/>
            <w:vAlign w:val="bottom"/>
            <w:hideMark/>
          </w:tcPr>
          <w:p w14:paraId="1C981681"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0.33</w:t>
            </w:r>
          </w:p>
        </w:tc>
      </w:tr>
      <w:tr w:rsidR="001E61CA" w:rsidRPr="001E61CA" w14:paraId="4D2AD5C0" w14:textId="77777777" w:rsidTr="001E61CA">
        <w:trPr>
          <w:trHeight w:val="300"/>
          <w:jc w:val="center"/>
        </w:trPr>
        <w:tc>
          <w:tcPr>
            <w:tcW w:w="1240" w:type="dxa"/>
            <w:shd w:val="clear" w:color="auto" w:fill="auto"/>
            <w:noWrap/>
            <w:vAlign w:val="bottom"/>
            <w:hideMark/>
          </w:tcPr>
          <w:p w14:paraId="5D999D82"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15</w:t>
            </w:r>
          </w:p>
        </w:tc>
        <w:tc>
          <w:tcPr>
            <w:tcW w:w="960" w:type="dxa"/>
            <w:shd w:val="clear" w:color="auto" w:fill="auto"/>
            <w:noWrap/>
            <w:vAlign w:val="bottom"/>
            <w:hideMark/>
          </w:tcPr>
          <w:p w14:paraId="693C663B"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0.49</w:t>
            </w:r>
          </w:p>
        </w:tc>
      </w:tr>
      <w:tr w:rsidR="001E61CA" w:rsidRPr="001E61CA" w14:paraId="0991A4E0" w14:textId="77777777" w:rsidTr="001E61CA">
        <w:trPr>
          <w:trHeight w:val="300"/>
          <w:jc w:val="center"/>
        </w:trPr>
        <w:tc>
          <w:tcPr>
            <w:tcW w:w="1240" w:type="dxa"/>
            <w:shd w:val="clear" w:color="auto" w:fill="auto"/>
            <w:noWrap/>
            <w:vAlign w:val="bottom"/>
            <w:hideMark/>
          </w:tcPr>
          <w:p w14:paraId="7F570B4D"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10</w:t>
            </w:r>
          </w:p>
        </w:tc>
        <w:tc>
          <w:tcPr>
            <w:tcW w:w="960" w:type="dxa"/>
            <w:shd w:val="clear" w:color="auto" w:fill="auto"/>
            <w:noWrap/>
            <w:vAlign w:val="bottom"/>
            <w:hideMark/>
          </w:tcPr>
          <w:p w14:paraId="49598009"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0.74</w:t>
            </w:r>
          </w:p>
        </w:tc>
      </w:tr>
      <w:tr w:rsidR="001E61CA" w:rsidRPr="001E61CA" w14:paraId="5764149F" w14:textId="77777777" w:rsidTr="001E61CA">
        <w:trPr>
          <w:trHeight w:val="300"/>
          <w:jc w:val="center"/>
        </w:trPr>
        <w:tc>
          <w:tcPr>
            <w:tcW w:w="1240" w:type="dxa"/>
            <w:shd w:val="clear" w:color="auto" w:fill="auto"/>
            <w:noWrap/>
            <w:vAlign w:val="bottom"/>
            <w:hideMark/>
          </w:tcPr>
          <w:p w14:paraId="336EE36B"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5</w:t>
            </w:r>
          </w:p>
        </w:tc>
        <w:tc>
          <w:tcPr>
            <w:tcW w:w="960" w:type="dxa"/>
            <w:shd w:val="clear" w:color="auto" w:fill="auto"/>
            <w:noWrap/>
            <w:vAlign w:val="bottom"/>
            <w:hideMark/>
          </w:tcPr>
          <w:p w14:paraId="401742A2"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1.25</w:t>
            </w:r>
          </w:p>
        </w:tc>
      </w:tr>
      <w:tr w:rsidR="001E61CA" w:rsidRPr="001E61CA" w14:paraId="00B9A8A3" w14:textId="77777777" w:rsidTr="001E61CA">
        <w:trPr>
          <w:trHeight w:val="300"/>
          <w:jc w:val="center"/>
        </w:trPr>
        <w:tc>
          <w:tcPr>
            <w:tcW w:w="1240" w:type="dxa"/>
            <w:shd w:val="clear" w:color="auto" w:fill="auto"/>
            <w:noWrap/>
            <w:vAlign w:val="bottom"/>
            <w:hideMark/>
          </w:tcPr>
          <w:p w14:paraId="3577F473"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4</w:t>
            </w:r>
          </w:p>
        </w:tc>
        <w:tc>
          <w:tcPr>
            <w:tcW w:w="960" w:type="dxa"/>
            <w:shd w:val="clear" w:color="auto" w:fill="auto"/>
            <w:noWrap/>
            <w:vAlign w:val="bottom"/>
            <w:hideMark/>
          </w:tcPr>
          <w:p w14:paraId="55E9ADB4"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1.45</w:t>
            </w:r>
          </w:p>
        </w:tc>
      </w:tr>
      <w:tr w:rsidR="001E61CA" w:rsidRPr="001E61CA" w14:paraId="02ADB2A3" w14:textId="77777777" w:rsidTr="001E61CA">
        <w:trPr>
          <w:trHeight w:val="300"/>
          <w:jc w:val="center"/>
        </w:trPr>
        <w:tc>
          <w:tcPr>
            <w:tcW w:w="1240" w:type="dxa"/>
            <w:shd w:val="clear" w:color="auto" w:fill="auto"/>
            <w:noWrap/>
            <w:vAlign w:val="bottom"/>
            <w:hideMark/>
          </w:tcPr>
          <w:p w14:paraId="6D872B50"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3</w:t>
            </w:r>
          </w:p>
        </w:tc>
        <w:tc>
          <w:tcPr>
            <w:tcW w:w="960" w:type="dxa"/>
            <w:shd w:val="clear" w:color="auto" w:fill="auto"/>
            <w:noWrap/>
            <w:vAlign w:val="bottom"/>
            <w:hideMark/>
          </w:tcPr>
          <w:p w14:paraId="75957B72"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1.75</w:t>
            </w:r>
          </w:p>
        </w:tc>
      </w:tr>
      <w:tr w:rsidR="001E61CA" w:rsidRPr="001E61CA" w14:paraId="7222D2EA" w14:textId="77777777" w:rsidTr="001E61CA">
        <w:trPr>
          <w:trHeight w:val="300"/>
          <w:jc w:val="center"/>
        </w:trPr>
        <w:tc>
          <w:tcPr>
            <w:tcW w:w="1240" w:type="dxa"/>
            <w:shd w:val="clear" w:color="auto" w:fill="auto"/>
            <w:noWrap/>
            <w:vAlign w:val="bottom"/>
            <w:hideMark/>
          </w:tcPr>
          <w:p w14:paraId="5CAAD22F"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2</w:t>
            </w:r>
          </w:p>
        </w:tc>
        <w:tc>
          <w:tcPr>
            <w:tcW w:w="960" w:type="dxa"/>
            <w:shd w:val="clear" w:color="auto" w:fill="auto"/>
            <w:noWrap/>
            <w:vAlign w:val="bottom"/>
            <w:hideMark/>
          </w:tcPr>
          <w:p w14:paraId="204E2D0B"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2.18</w:t>
            </w:r>
          </w:p>
        </w:tc>
      </w:tr>
      <w:tr w:rsidR="001E61CA" w:rsidRPr="001E61CA" w14:paraId="061AC7A3" w14:textId="77777777" w:rsidTr="001E61CA">
        <w:trPr>
          <w:trHeight w:val="300"/>
          <w:jc w:val="center"/>
        </w:trPr>
        <w:tc>
          <w:tcPr>
            <w:tcW w:w="1240" w:type="dxa"/>
            <w:shd w:val="clear" w:color="auto" w:fill="auto"/>
            <w:noWrap/>
            <w:vAlign w:val="bottom"/>
            <w:hideMark/>
          </w:tcPr>
          <w:p w14:paraId="3D0245A2"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1</w:t>
            </w:r>
          </w:p>
        </w:tc>
        <w:tc>
          <w:tcPr>
            <w:tcW w:w="960" w:type="dxa"/>
            <w:shd w:val="clear" w:color="auto" w:fill="auto"/>
            <w:noWrap/>
            <w:vAlign w:val="bottom"/>
            <w:hideMark/>
          </w:tcPr>
          <w:p w14:paraId="1B361D9D"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2.95</w:t>
            </w:r>
          </w:p>
        </w:tc>
      </w:tr>
      <w:tr w:rsidR="001E61CA" w:rsidRPr="001E61CA" w14:paraId="5BCFA04F" w14:textId="77777777" w:rsidTr="001E61CA">
        <w:trPr>
          <w:trHeight w:val="300"/>
          <w:jc w:val="center"/>
        </w:trPr>
        <w:tc>
          <w:tcPr>
            <w:tcW w:w="1240" w:type="dxa"/>
            <w:shd w:val="clear" w:color="auto" w:fill="auto"/>
            <w:noWrap/>
            <w:vAlign w:val="bottom"/>
            <w:hideMark/>
          </w:tcPr>
          <w:p w14:paraId="4C696326"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0</w:t>
            </w:r>
          </w:p>
        </w:tc>
        <w:tc>
          <w:tcPr>
            <w:tcW w:w="960" w:type="dxa"/>
            <w:shd w:val="clear" w:color="auto" w:fill="auto"/>
            <w:noWrap/>
            <w:vAlign w:val="bottom"/>
            <w:hideMark/>
          </w:tcPr>
          <w:p w14:paraId="020D85B8" w14:textId="77777777" w:rsidR="001E61CA" w:rsidRPr="001E61CA" w:rsidRDefault="001E61CA" w:rsidP="001E61CA">
            <w:pPr>
              <w:jc w:val="right"/>
              <w:rPr>
                <w:rFonts w:ascii="Calibri" w:hAnsi="Calibri"/>
                <w:color w:val="000000"/>
                <w:szCs w:val="22"/>
                <w:lang w:val="en-US"/>
              </w:rPr>
            </w:pPr>
            <w:r w:rsidRPr="001E61CA">
              <w:rPr>
                <w:rFonts w:ascii="Calibri" w:hAnsi="Calibri"/>
                <w:color w:val="000000"/>
                <w:szCs w:val="22"/>
                <w:lang w:val="en-US"/>
              </w:rPr>
              <w:t>19.54</w:t>
            </w:r>
          </w:p>
        </w:tc>
      </w:tr>
    </w:tbl>
    <w:p w14:paraId="16D7A2AA" w14:textId="784B5FD1" w:rsidR="00D25735" w:rsidRPr="001E61CA" w:rsidRDefault="001E61CA" w:rsidP="001E61CA">
      <w:pPr>
        <w:pStyle w:val="BodyText"/>
        <w:rPr>
          <w:i/>
          <w:color w:val="00B0F0"/>
          <w:sz w:val="18"/>
        </w:rPr>
      </w:pPr>
      <w:r>
        <w:rPr>
          <w:i/>
          <w:color w:val="00B0F0"/>
          <w:sz w:val="18"/>
        </w:rPr>
        <w:t xml:space="preserve">                                     </w:t>
      </w:r>
      <w:r w:rsidRPr="001E61CA">
        <w:rPr>
          <w:i/>
          <w:color w:val="00B0F0"/>
          <w:sz w:val="18"/>
        </w:rPr>
        <w:t>Table 12 : percentiles of the average scores of cells</w:t>
      </w:r>
      <w:r>
        <w:rPr>
          <w:i/>
          <w:color w:val="00B0F0"/>
          <w:sz w:val="18"/>
        </w:rPr>
        <w:t xml:space="preserve"> for the 700 band</w:t>
      </w:r>
    </w:p>
    <w:p w14:paraId="0BD59650" w14:textId="79F613B1" w:rsidR="001E61CA" w:rsidRDefault="001E61CA" w:rsidP="001E61CA">
      <w:pPr>
        <w:pStyle w:val="BodyText"/>
        <w:rPr>
          <w:color w:val="FF0000"/>
        </w:rPr>
      </w:pPr>
      <w:r>
        <w:rPr>
          <w:color w:val="FF0000"/>
        </w:rPr>
        <w:lastRenderedPageBreak/>
        <w:t>For doing the</w:t>
      </w:r>
      <w:r w:rsidRPr="00F24023">
        <w:rPr>
          <w:color w:val="FF0000"/>
        </w:rPr>
        <w:t xml:space="preserve"> analysis, we consider </w:t>
      </w:r>
      <w:r>
        <w:rPr>
          <w:color w:val="FF0000"/>
        </w:rPr>
        <w:t xml:space="preserve">the data </w:t>
      </w:r>
      <w:r w:rsidRPr="00F24023">
        <w:rPr>
          <w:color w:val="FF0000"/>
        </w:rPr>
        <w:t xml:space="preserve"> from 01</w:t>
      </w:r>
      <w:r w:rsidRPr="00F24023">
        <w:rPr>
          <w:color w:val="FF0000"/>
          <w:vertAlign w:val="superscript"/>
        </w:rPr>
        <w:t>st</w:t>
      </w:r>
      <w:r w:rsidRPr="00F24023">
        <w:rPr>
          <w:color w:val="FF0000"/>
        </w:rPr>
        <w:t xml:space="preserve"> September, 2018 to 28</w:t>
      </w:r>
      <w:r w:rsidRPr="00F24023">
        <w:rPr>
          <w:color w:val="FF0000"/>
          <w:vertAlign w:val="superscript"/>
        </w:rPr>
        <w:t>th</w:t>
      </w:r>
      <w:r w:rsidRPr="00F24023">
        <w:rPr>
          <w:color w:val="FF0000"/>
        </w:rPr>
        <w:t xml:space="preserve"> February, 2019. We score the cells </w:t>
      </w:r>
      <w:r>
        <w:rPr>
          <w:color w:val="FF0000"/>
        </w:rPr>
        <w:t>on daily basis for continuous 301</w:t>
      </w:r>
      <w:r w:rsidRPr="00F24023">
        <w:rPr>
          <w:color w:val="FF0000"/>
        </w:rPr>
        <w:t xml:space="preserve"> days of time span. Considering all the derived PCA scores of all the cells, the various percentile values starting from 0</w:t>
      </w:r>
      <w:r w:rsidRPr="00F24023">
        <w:rPr>
          <w:color w:val="FF0000"/>
          <w:vertAlign w:val="superscript"/>
        </w:rPr>
        <w:t>th</w:t>
      </w:r>
      <w:r w:rsidRPr="00F24023">
        <w:rPr>
          <w:color w:val="FF0000"/>
        </w:rPr>
        <w:t xml:space="preserve"> to 100</w:t>
      </w:r>
      <w:r w:rsidRPr="00F24023">
        <w:rPr>
          <w:color w:val="FF0000"/>
          <w:vertAlign w:val="superscript"/>
        </w:rPr>
        <w:t>th</w:t>
      </w:r>
      <w:r w:rsidRPr="00F24023">
        <w:rPr>
          <w:color w:val="FF0000"/>
        </w:rPr>
        <w:t xml:space="preserve"> percentiles are calculated. In the following figure, we have presented the score vs percentile graph for band </w:t>
      </w:r>
      <w:r>
        <w:rPr>
          <w:color w:val="FF0000"/>
        </w:rPr>
        <w:t>7</w:t>
      </w:r>
      <w:ins w:id="64" w:author="Veer V S Chauhan" w:date="2019-06-10T14:15:00Z">
        <w:r w:rsidRPr="00F24023">
          <w:rPr>
            <w:color w:val="FF0000"/>
          </w:rPr>
          <w:t>00</w:t>
        </w:r>
      </w:ins>
      <w:del w:id="65" w:author="Veer V S Chauhan" w:date="2019-06-10T14:15:00Z">
        <w:r w:rsidRPr="00F24023" w:rsidDel="00020F03">
          <w:rPr>
            <w:color w:val="FF0000"/>
          </w:rPr>
          <w:delText>2100</w:delText>
        </w:r>
      </w:del>
      <w:r w:rsidRPr="00F24023">
        <w:rPr>
          <w:color w:val="FF0000"/>
        </w:rPr>
        <w:t xml:space="preserve"> cells. From this figure, we can derive for a given score what would be percentile value. </w:t>
      </w:r>
    </w:p>
    <w:p w14:paraId="015F00A6" w14:textId="08D23F5F" w:rsidR="00D25735" w:rsidRDefault="001E61CA" w:rsidP="007E6AB7">
      <w:pPr>
        <w:pStyle w:val="BodyText"/>
        <w:jc w:val="center"/>
      </w:pPr>
      <w:r>
        <w:rPr>
          <w:noProof/>
        </w:rPr>
        <w:drawing>
          <wp:inline distT="0" distB="0" distL="0" distR="0" wp14:anchorId="7D787984" wp14:editId="3AE06F74">
            <wp:extent cx="4663440" cy="2651760"/>
            <wp:effectExtent l="0" t="0" r="381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EE7E6A9" w14:textId="643A7566" w:rsidR="001E61CA" w:rsidRPr="001E61CA" w:rsidRDefault="001E61CA" w:rsidP="001E61CA">
      <w:pPr>
        <w:pStyle w:val="BodyText"/>
        <w:rPr>
          <w:i/>
          <w:color w:val="00B0F0"/>
          <w:sz w:val="18"/>
          <w:szCs w:val="18"/>
        </w:rPr>
      </w:pPr>
      <w:r w:rsidRPr="001E61CA">
        <w:rPr>
          <w:i/>
          <w:color w:val="00B0F0"/>
          <w:sz w:val="18"/>
          <w:szCs w:val="18"/>
        </w:rPr>
        <w:t>Fig 4.1 The comparison of the values of scores and their corresponding variables</w:t>
      </w:r>
      <w:r>
        <w:rPr>
          <w:i/>
          <w:color w:val="00B0F0"/>
          <w:sz w:val="18"/>
          <w:szCs w:val="18"/>
        </w:rPr>
        <w:t xml:space="preserve"> for the 7</w:t>
      </w:r>
      <w:r>
        <w:rPr>
          <w:i/>
          <w:color w:val="00B0F0"/>
          <w:sz w:val="18"/>
          <w:szCs w:val="18"/>
        </w:rPr>
        <w:t>00 band</w:t>
      </w:r>
    </w:p>
    <w:p w14:paraId="04D5E68C" w14:textId="0B66ADBA" w:rsidR="001E61CA" w:rsidRPr="001E61CA" w:rsidRDefault="001E61CA" w:rsidP="00182E91">
      <w:pPr>
        <w:pStyle w:val="BodyText"/>
        <w:rPr>
          <w:color w:val="FF0000"/>
        </w:rPr>
      </w:pPr>
      <w:r w:rsidRPr="001E61CA">
        <w:rPr>
          <w:color w:val="FF0000"/>
        </w:rPr>
        <w:t>From the aforementioned graphs and tables it can be easily observed what the scores of various percentiles of cells would be</w:t>
      </w:r>
      <w:r>
        <w:rPr>
          <w:color w:val="FF0000"/>
        </w:rPr>
        <w:t xml:space="preserve"> for the 2100 band and 700 band.</w:t>
      </w:r>
      <w:r w:rsidR="00537224">
        <w:rPr>
          <w:color w:val="FF0000"/>
        </w:rPr>
        <w:t xml:space="preserve"> </w:t>
      </w:r>
      <w:r>
        <w:rPr>
          <w:color w:val="FF0000"/>
        </w:rPr>
        <w:t>C</w:t>
      </w:r>
      <w:r w:rsidRPr="001E61CA">
        <w:rPr>
          <w:color w:val="FF0000"/>
        </w:rPr>
        <w:t xml:space="preserve">onclusions can be drawn </w:t>
      </w:r>
      <w:r>
        <w:rPr>
          <w:color w:val="FF0000"/>
        </w:rPr>
        <w:t xml:space="preserve">from them </w:t>
      </w:r>
      <w:r w:rsidRPr="001E61CA">
        <w:rPr>
          <w:color w:val="FF0000"/>
        </w:rPr>
        <w:t>regarding the</w:t>
      </w:r>
      <w:r>
        <w:rPr>
          <w:color w:val="FF0000"/>
        </w:rPr>
        <w:t xml:space="preserve"> </w:t>
      </w:r>
      <w:r w:rsidRPr="001E61CA">
        <w:rPr>
          <w:color w:val="FF0000"/>
        </w:rPr>
        <w:t>nature</w:t>
      </w:r>
      <w:r>
        <w:rPr>
          <w:color w:val="FF0000"/>
        </w:rPr>
        <w:t xml:space="preserve"> of cells in the network</w:t>
      </w:r>
      <w:r w:rsidRPr="001E61CA">
        <w:rPr>
          <w:color w:val="FF0000"/>
        </w:rPr>
        <w:t>.</w:t>
      </w:r>
    </w:p>
    <w:p w14:paraId="15F1E988" w14:textId="77777777" w:rsidR="00D25735" w:rsidRPr="00182E91" w:rsidRDefault="00D25735" w:rsidP="001E61CA">
      <w:pPr>
        <w:pStyle w:val="BodyText"/>
        <w:ind w:left="0"/>
      </w:pPr>
    </w:p>
    <w:p w14:paraId="0D59B622" w14:textId="72D773D8" w:rsidR="00A2764A" w:rsidRDefault="00A2764A" w:rsidP="00A2764A">
      <w:pPr>
        <w:pStyle w:val="Heading2"/>
        <w:rPr>
          <w:rFonts w:cs="Arial"/>
          <w:sz w:val="22"/>
          <w:szCs w:val="22"/>
        </w:rPr>
      </w:pPr>
      <w:r w:rsidRPr="00F0401A">
        <w:rPr>
          <w:rFonts w:cs="Arial"/>
          <w:sz w:val="22"/>
          <w:szCs w:val="22"/>
        </w:rPr>
        <w:t>Acronyms</w:t>
      </w:r>
      <w:bookmarkEnd w:id="61"/>
    </w:p>
    <w:p w14:paraId="3D449BD5" w14:textId="77777777" w:rsidR="00182E91" w:rsidRPr="00182E91" w:rsidRDefault="00182E91" w:rsidP="00182E91">
      <w:pPr>
        <w:pStyle w:val="BodyText"/>
      </w:pPr>
    </w:p>
    <w:p w14:paraId="4B6F83D0" w14:textId="77777777" w:rsidR="00B26B2A" w:rsidRPr="00F0401A" w:rsidRDefault="00B26B2A" w:rsidP="00B26B2A">
      <w:pPr>
        <w:pStyle w:val="EricssonTextSummaryDoc"/>
        <w:jc w:val="both"/>
        <w:rPr>
          <w:rFonts w:cs="Arial"/>
          <w:szCs w:val="22"/>
        </w:rPr>
      </w:pPr>
      <w:r w:rsidRPr="00F0401A">
        <w:rPr>
          <w:rFonts w:cs="Arial"/>
          <w:szCs w:val="22"/>
        </w:rPr>
        <w:t>ARPU</w:t>
      </w:r>
      <w:r w:rsidRPr="00F0401A">
        <w:rPr>
          <w:rFonts w:cs="Arial"/>
          <w:szCs w:val="22"/>
        </w:rPr>
        <w:tab/>
      </w:r>
      <w:r w:rsidRPr="00F0401A">
        <w:rPr>
          <w:rFonts w:cs="Arial"/>
          <w:szCs w:val="22"/>
        </w:rPr>
        <w:tab/>
        <w:t>Average Revenue Per User</w:t>
      </w:r>
    </w:p>
    <w:p w14:paraId="018A72E2" w14:textId="00E6069A" w:rsidR="00B04D44" w:rsidRPr="00F0401A" w:rsidRDefault="00B04D44" w:rsidP="00B26B2A">
      <w:pPr>
        <w:pStyle w:val="EricssonTextSummaryDoc"/>
        <w:jc w:val="both"/>
        <w:rPr>
          <w:rFonts w:cs="Arial"/>
          <w:color w:val="FF0000"/>
          <w:szCs w:val="22"/>
        </w:rPr>
      </w:pPr>
      <w:r w:rsidRPr="00F0401A">
        <w:rPr>
          <w:rFonts w:cs="Arial"/>
          <w:szCs w:val="22"/>
        </w:rPr>
        <w:t>DPA</w:t>
      </w:r>
      <w:r w:rsidRPr="00F0401A">
        <w:rPr>
          <w:rFonts w:cs="Arial"/>
          <w:szCs w:val="22"/>
        </w:rPr>
        <w:tab/>
      </w:r>
      <w:r w:rsidRPr="00F0401A">
        <w:rPr>
          <w:rFonts w:cs="Arial"/>
          <w:szCs w:val="22"/>
        </w:rPr>
        <w:tab/>
        <w:t>Daily Profile Attributes</w:t>
      </w:r>
      <w:r w:rsidRPr="00F0401A">
        <w:rPr>
          <w:rFonts w:cs="Arial"/>
          <w:color w:val="FF0000"/>
          <w:szCs w:val="22"/>
        </w:rPr>
        <w:tab/>
      </w:r>
      <w:r w:rsidRPr="00F0401A">
        <w:rPr>
          <w:rFonts w:cs="Arial"/>
          <w:color w:val="FF0000"/>
          <w:szCs w:val="22"/>
        </w:rPr>
        <w:tab/>
      </w:r>
    </w:p>
    <w:p w14:paraId="59C37B61" w14:textId="77777777" w:rsidR="00B26B2A" w:rsidRPr="00F0401A" w:rsidRDefault="00B26B2A" w:rsidP="00B26B2A">
      <w:pPr>
        <w:pStyle w:val="EricssonTextSummaryDoc"/>
        <w:jc w:val="both"/>
        <w:rPr>
          <w:rFonts w:cs="Arial"/>
          <w:szCs w:val="22"/>
        </w:rPr>
      </w:pPr>
      <w:r w:rsidRPr="00F0401A">
        <w:rPr>
          <w:rFonts w:cs="Arial"/>
          <w:szCs w:val="22"/>
        </w:rPr>
        <w:t>EEA</w:t>
      </w:r>
      <w:r w:rsidRPr="00F0401A">
        <w:rPr>
          <w:rFonts w:cs="Arial"/>
          <w:szCs w:val="22"/>
        </w:rPr>
        <w:tab/>
      </w:r>
      <w:r w:rsidRPr="00F0401A">
        <w:rPr>
          <w:rFonts w:cs="Arial"/>
          <w:szCs w:val="22"/>
        </w:rPr>
        <w:tab/>
        <w:t>Ericsson Expert Analytics</w:t>
      </w:r>
    </w:p>
    <w:p w14:paraId="5201889B" w14:textId="77777777" w:rsidR="00B26B2A" w:rsidRPr="00F0401A" w:rsidRDefault="00B26B2A" w:rsidP="00B26B2A">
      <w:pPr>
        <w:pStyle w:val="EricssonTextSummaryDoc"/>
        <w:jc w:val="both"/>
        <w:rPr>
          <w:rFonts w:cs="Arial"/>
          <w:szCs w:val="22"/>
        </w:rPr>
      </w:pPr>
      <w:r w:rsidRPr="00F0401A">
        <w:rPr>
          <w:rFonts w:cs="Arial"/>
          <w:szCs w:val="22"/>
        </w:rPr>
        <w:t>ESR</w:t>
      </w:r>
      <w:r w:rsidRPr="00F0401A">
        <w:rPr>
          <w:rFonts w:cs="Arial"/>
          <w:szCs w:val="22"/>
        </w:rPr>
        <w:tab/>
      </w:r>
      <w:r w:rsidRPr="00F0401A">
        <w:rPr>
          <w:rFonts w:cs="Arial"/>
          <w:szCs w:val="22"/>
        </w:rPr>
        <w:tab/>
        <w:t>Extended Session Record</w:t>
      </w:r>
    </w:p>
    <w:p w14:paraId="1A58C480" w14:textId="48D8DC53" w:rsidR="00B26B2A" w:rsidRPr="00F0401A" w:rsidRDefault="00B26B2A" w:rsidP="00B26B2A">
      <w:pPr>
        <w:pStyle w:val="EricssonTextSummaryDoc"/>
        <w:jc w:val="both"/>
        <w:rPr>
          <w:rFonts w:cs="Arial"/>
          <w:szCs w:val="22"/>
        </w:rPr>
      </w:pPr>
      <w:r w:rsidRPr="00F0401A">
        <w:rPr>
          <w:rFonts w:cs="Arial"/>
          <w:szCs w:val="22"/>
        </w:rPr>
        <w:t>IMEI</w:t>
      </w:r>
      <w:r w:rsidRPr="00F0401A">
        <w:rPr>
          <w:rFonts w:cs="Arial"/>
          <w:szCs w:val="22"/>
        </w:rPr>
        <w:tab/>
      </w:r>
      <w:r w:rsidRPr="00F0401A">
        <w:rPr>
          <w:rFonts w:cs="Arial"/>
          <w:szCs w:val="22"/>
        </w:rPr>
        <w:tab/>
        <w:t>International Mobile Equipment Identity</w:t>
      </w:r>
    </w:p>
    <w:p w14:paraId="428942A8" w14:textId="1A70B9F9" w:rsidR="002A3164" w:rsidRPr="00F0401A" w:rsidRDefault="002A3164" w:rsidP="00B26B2A">
      <w:pPr>
        <w:pStyle w:val="EricssonTextSummaryDoc"/>
        <w:jc w:val="both"/>
        <w:rPr>
          <w:rFonts w:cs="Arial"/>
          <w:szCs w:val="22"/>
        </w:rPr>
      </w:pPr>
      <w:r w:rsidRPr="00F0401A">
        <w:rPr>
          <w:rFonts w:cs="Arial"/>
          <w:szCs w:val="22"/>
        </w:rPr>
        <w:t>IM</w:t>
      </w:r>
      <w:r w:rsidRPr="00F0401A">
        <w:rPr>
          <w:rFonts w:cs="Arial"/>
          <w:szCs w:val="22"/>
        </w:rPr>
        <w:tab/>
      </w:r>
      <w:r w:rsidRPr="00F0401A">
        <w:rPr>
          <w:rFonts w:cs="Arial"/>
          <w:szCs w:val="22"/>
        </w:rPr>
        <w:tab/>
        <w:t>Instant Messages</w:t>
      </w:r>
    </w:p>
    <w:p w14:paraId="24CC926B" w14:textId="77777777" w:rsidR="00B26B2A" w:rsidRPr="00F0401A" w:rsidRDefault="00B26B2A" w:rsidP="00B26B2A">
      <w:pPr>
        <w:pStyle w:val="EricssonTextSummaryDoc"/>
        <w:jc w:val="both"/>
        <w:rPr>
          <w:rFonts w:cs="Arial"/>
          <w:szCs w:val="22"/>
        </w:rPr>
      </w:pPr>
      <w:r w:rsidRPr="00F0401A">
        <w:rPr>
          <w:rFonts w:cs="Arial"/>
          <w:szCs w:val="22"/>
        </w:rPr>
        <w:t>IMSI</w:t>
      </w:r>
      <w:r w:rsidRPr="00F0401A">
        <w:rPr>
          <w:rFonts w:cs="Arial"/>
          <w:szCs w:val="22"/>
        </w:rPr>
        <w:tab/>
      </w:r>
      <w:r w:rsidRPr="00F0401A">
        <w:rPr>
          <w:rFonts w:cs="Arial"/>
          <w:szCs w:val="22"/>
        </w:rPr>
        <w:tab/>
        <w:t>International Mobile Subscriber Identity</w:t>
      </w:r>
    </w:p>
    <w:p w14:paraId="32F09EF4" w14:textId="3F1AF461" w:rsidR="00B26B2A" w:rsidRPr="00F0401A" w:rsidRDefault="00B26B2A" w:rsidP="00B26B2A">
      <w:pPr>
        <w:pStyle w:val="EricssonTextSummaryDoc"/>
        <w:jc w:val="both"/>
        <w:rPr>
          <w:rFonts w:cs="Arial"/>
          <w:szCs w:val="22"/>
        </w:rPr>
      </w:pPr>
      <w:proofErr w:type="spellStart"/>
      <w:r w:rsidRPr="00F0401A">
        <w:rPr>
          <w:rFonts w:cs="Arial"/>
          <w:szCs w:val="22"/>
        </w:rPr>
        <w:lastRenderedPageBreak/>
        <w:t>QoE</w:t>
      </w:r>
      <w:proofErr w:type="spellEnd"/>
      <w:r w:rsidRPr="00F0401A">
        <w:rPr>
          <w:rFonts w:cs="Arial"/>
          <w:szCs w:val="22"/>
        </w:rPr>
        <w:tab/>
      </w:r>
      <w:r w:rsidRPr="00F0401A">
        <w:rPr>
          <w:rFonts w:cs="Arial"/>
          <w:szCs w:val="22"/>
        </w:rPr>
        <w:tab/>
        <w:t>Quality of Experience</w:t>
      </w:r>
      <w:r w:rsidR="00B04D44" w:rsidRPr="00F0401A">
        <w:rPr>
          <w:rFonts w:cs="Arial"/>
          <w:szCs w:val="22"/>
        </w:rPr>
        <w:t xml:space="preserve"> </w:t>
      </w:r>
    </w:p>
    <w:p w14:paraId="5FCD83B6" w14:textId="42AADA25" w:rsidR="00B26B2A" w:rsidRPr="00F0401A" w:rsidRDefault="00B26B2A" w:rsidP="00B26B2A">
      <w:pPr>
        <w:pStyle w:val="EricssonTextSummaryDoc"/>
        <w:jc w:val="both"/>
        <w:rPr>
          <w:rFonts w:cs="Arial"/>
          <w:szCs w:val="22"/>
        </w:rPr>
      </w:pPr>
      <w:r w:rsidRPr="00F0401A">
        <w:rPr>
          <w:rFonts w:cs="Arial"/>
          <w:szCs w:val="22"/>
        </w:rPr>
        <w:t>SLI</w:t>
      </w:r>
      <w:r w:rsidRPr="00F0401A">
        <w:rPr>
          <w:rFonts w:cs="Arial"/>
          <w:szCs w:val="22"/>
        </w:rPr>
        <w:tab/>
      </w:r>
      <w:r w:rsidRPr="00F0401A">
        <w:rPr>
          <w:rFonts w:cs="Arial"/>
          <w:szCs w:val="22"/>
        </w:rPr>
        <w:tab/>
        <w:t>Service Level Index</w:t>
      </w:r>
    </w:p>
    <w:p w14:paraId="2F7F8E84" w14:textId="3C02D6F1" w:rsidR="0009698E" w:rsidRPr="00F0401A" w:rsidRDefault="0009698E" w:rsidP="00B26B2A">
      <w:pPr>
        <w:pStyle w:val="EricssonTextSummaryDoc"/>
        <w:jc w:val="both"/>
        <w:rPr>
          <w:rFonts w:cs="Arial"/>
          <w:szCs w:val="22"/>
        </w:rPr>
      </w:pPr>
      <w:r w:rsidRPr="00F0401A">
        <w:rPr>
          <w:rFonts w:cs="Arial"/>
          <w:szCs w:val="22"/>
        </w:rPr>
        <w:t>TAC</w:t>
      </w:r>
      <w:r w:rsidRPr="00F0401A">
        <w:rPr>
          <w:rFonts w:cs="Arial"/>
          <w:szCs w:val="22"/>
        </w:rPr>
        <w:tab/>
      </w:r>
      <w:r w:rsidRPr="00F0401A">
        <w:rPr>
          <w:rFonts w:cs="Arial"/>
          <w:szCs w:val="22"/>
        </w:rPr>
        <w:tab/>
        <w:t>Type Allocation Code</w:t>
      </w:r>
    </w:p>
    <w:p w14:paraId="164F7896" w14:textId="77777777" w:rsidR="00EE5FFB" w:rsidRPr="00F0401A" w:rsidRDefault="00EE5FFB" w:rsidP="004057B4">
      <w:pPr>
        <w:pStyle w:val="ListBulletwide"/>
        <w:numPr>
          <w:ilvl w:val="0"/>
          <w:numId w:val="0"/>
        </w:numPr>
        <w:ind w:left="1666" w:hanging="362"/>
        <w:rPr>
          <w:rFonts w:cs="Arial"/>
          <w:szCs w:val="22"/>
        </w:rPr>
      </w:pPr>
    </w:p>
    <w:p w14:paraId="27F28BFB" w14:textId="1AA20EB7" w:rsidR="004057B4" w:rsidRPr="00F0401A" w:rsidRDefault="004057B4" w:rsidP="004057B4">
      <w:pPr>
        <w:pStyle w:val="ListBulletwide"/>
        <w:numPr>
          <w:ilvl w:val="0"/>
          <w:numId w:val="0"/>
        </w:numPr>
        <w:ind w:left="1666" w:hanging="362"/>
        <w:rPr>
          <w:rFonts w:cs="Arial"/>
          <w:szCs w:val="22"/>
        </w:rPr>
      </w:pPr>
    </w:p>
    <w:p w14:paraId="18F385B4" w14:textId="77777777" w:rsidR="004057B4" w:rsidRPr="00F0401A" w:rsidRDefault="004057B4" w:rsidP="004057B4">
      <w:pPr>
        <w:pStyle w:val="ListBulletwide"/>
        <w:numPr>
          <w:ilvl w:val="0"/>
          <w:numId w:val="0"/>
        </w:numPr>
        <w:ind w:left="1666" w:hanging="362"/>
        <w:rPr>
          <w:rFonts w:cs="Arial"/>
          <w:szCs w:val="22"/>
        </w:rPr>
      </w:pPr>
    </w:p>
    <w:sectPr w:rsidR="004057B4" w:rsidRPr="00F0401A" w:rsidSect="00797B9B">
      <w:headerReference w:type="default" r:id="rId49"/>
      <w:headerReference w:type="first" r:id="rId50"/>
      <w:pgSz w:w="12240" w:h="15840" w:code="9"/>
      <w:pgMar w:top="1418" w:right="567" w:bottom="1418" w:left="1191" w:header="340" w:footer="720" w:gutter="0"/>
      <w:cols w:space="720"/>
      <w:formProt w:val="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shis Kumar Roy" w:date="2019-06-05T11:59:00Z" w:initials="AKR">
    <w:p w14:paraId="25E82DA9" w14:textId="3F8702BE" w:rsidR="009B1024" w:rsidRDefault="009B1024">
      <w:pPr>
        <w:pStyle w:val="CommentText"/>
      </w:pPr>
      <w:r>
        <w:rPr>
          <w:rStyle w:val="CommentReference"/>
        </w:rPr>
        <w:annotationRef/>
      </w:r>
      <w:r>
        <w:t xml:space="preserve">Needs to be updated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E82DA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4BCBFB" w14:textId="77777777" w:rsidR="00AC59A7" w:rsidRDefault="00AC59A7">
      <w:r>
        <w:separator/>
      </w:r>
    </w:p>
  </w:endnote>
  <w:endnote w:type="continuationSeparator" w:id="0">
    <w:p w14:paraId="4AF26464" w14:textId="77777777" w:rsidR="00AC59A7" w:rsidRDefault="00AC59A7">
      <w:r>
        <w:continuationSeparator/>
      </w:r>
    </w:p>
  </w:endnote>
  <w:endnote w:type="continuationNotice" w:id="1">
    <w:p w14:paraId="00E44518" w14:textId="77777777" w:rsidR="00AC59A7" w:rsidRDefault="00AC59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MS PGothic">
    <w:panose1 w:val="020B0600070205080204"/>
    <w:charset w:val="80"/>
    <w:family w:val="swiss"/>
    <w:pitch w:val="variable"/>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B39D81" w14:textId="77777777" w:rsidR="00AC59A7" w:rsidRDefault="00AC59A7">
      <w:r>
        <w:separator/>
      </w:r>
    </w:p>
  </w:footnote>
  <w:footnote w:type="continuationSeparator" w:id="0">
    <w:p w14:paraId="477CD586" w14:textId="77777777" w:rsidR="00AC59A7" w:rsidRDefault="00AC59A7">
      <w:r>
        <w:continuationSeparator/>
      </w:r>
    </w:p>
  </w:footnote>
  <w:footnote w:type="continuationNotice" w:id="1">
    <w:p w14:paraId="110DF7B4" w14:textId="77777777" w:rsidR="00AC59A7" w:rsidRDefault="00AC59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1" w:type="dxa"/>
      <w:tblLayout w:type="fixed"/>
      <w:tblCellMar>
        <w:left w:w="71" w:type="dxa"/>
        <w:right w:w="71" w:type="dxa"/>
      </w:tblCellMar>
      <w:tblLook w:val="0000" w:firstRow="0" w:lastRow="0" w:firstColumn="0" w:lastColumn="0" w:noHBand="0" w:noVBand="0"/>
    </w:tblPr>
    <w:tblGrid>
      <w:gridCol w:w="3828"/>
      <w:gridCol w:w="1321"/>
      <w:gridCol w:w="1518"/>
      <w:gridCol w:w="964"/>
      <w:gridCol w:w="1445"/>
      <w:gridCol w:w="1134"/>
      <w:gridCol w:w="11"/>
    </w:tblGrid>
    <w:tr w:rsidR="009B1024" w14:paraId="6352AF49" w14:textId="77777777" w:rsidTr="0DB50663">
      <w:trPr>
        <w:gridAfter w:val="1"/>
        <w:wAfter w:w="11" w:type="dxa"/>
        <w:hidden/>
      </w:trPr>
      <w:tc>
        <w:tcPr>
          <w:tcW w:w="5145" w:type="dxa"/>
          <w:gridSpan w:val="2"/>
        </w:tcPr>
        <w:p w14:paraId="7C51C914" w14:textId="77777777" w:rsidR="009B1024" w:rsidRDefault="009B1024">
          <w:pPr>
            <w:pStyle w:val="Header"/>
            <w:tabs>
              <w:tab w:val="left" w:pos="3048"/>
            </w:tabs>
            <w:rPr>
              <w:vanish/>
            </w:rPr>
          </w:pPr>
        </w:p>
      </w:tc>
      <w:tc>
        <w:tcPr>
          <w:tcW w:w="3927" w:type="dxa"/>
          <w:gridSpan w:val="3"/>
        </w:tcPr>
        <w:p w14:paraId="689BF541" w14:textId="77777777" w:rsidR="009B1024" w:rsidRDefault="009B1024">
          <w:pPr>
            <w:pStyle w:val="Header"/>
            <w:rPr>
              <w:position w:val="4"/>
            </w:rPr>
          </w:pPr>
        </w:p>
      </w:tc>
      <w:tc>
        <w:tcPr>
          <w:tcW w:w="1134" w:type="dxa"/>
        </w:tcPr>
        <w:p w14:paraId="421CBB85" w14:textId="77777777" w:rsidR="009B1024" w:rsidRDefault="009B1024">
          <w:pPr>
            <w:pStyle w:val="Header"/>
            <w:rPr>
              <w:position w:val="4"/>
            </w:rPr>
          </w:pPr>
        </w:p>
      </w:tc>
    </w:tr>
    <w:tr w:rsidR="009B1024" w14:paraId="1FFC9B03" w14:textId="77777777" w:rsidTr="0DB50663">
      <w:trPr>
        <w:gridAfter w:val="1"/>
        <w:wAfter w:w="11" w:type="dxa"/>
        <w:trHeight w:val="480"/>
      </w:trPr>
      <w:tc>
        <w:tcPr>
          <w:tcW w:w="5145" w:type="dxa"/>
          <w:gridSpan w:val="2"/>
        </w:tcPr>
        <w:p w14:paraId="761B78C8" w14:textId="77777777" w:rsidR="009B1024" w:rsidRDefault="009B1024">
          <w:pPr>
            <w:pStyle w:val="Header"/>
            <w:rPr>
              <w:position w:val="10"/>
            </w:rPr>
          </w:pPr>
          <w:r>
            <w:drawing>
              <wp:inline distT="0" distB="0" distL="0" distR="0" wp14:anchorId="72819C14" wp14:editId="0B364258">
                <wp:extent cx="1162050" cy="238125"/>
                <wp:effectExtent l="0" t="0" r="0" b="0"/>
                <wp:docPr id="152373954" name="picture" descr="Elogo_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162050" cy="238125"/>
                        </a:xfrm>
                        <a:prstGeom prst="rect">
                          <a:avLst/>
                        </a:prstGeom>
                      </pic:spPr>
                    </pic:pic>
                  </a:graphicData>
                </a:graphic>
              </wp:inline>
            </w:drawing>
          </w:r>
        </w:p>
      </w:tc>
      <w:tc>
        <w:tcPr>
          <w:tcW w:w="3927" w:type="dxa"/>
          <w:gridSpan w:val="3"/>
        </w:tcPr>
        <w:p w14:paraId="16F574C3" w14:textId="67ACF7E8" w:rsidR="009B1024" w:rsidRDefault="009B1024">
          <w:pPr>
            <w:pStyle w:val="Header"/>
            <w:rPr>
              <w:position w:val="4"/>
            </w:rPr>
          </w:pPr>
          <w:r>
            <w:rPr>
              <w:position w:val="4"/>
            </w:rPr>
            <w:fldChar w:fldCharType="begin"/>
          </w:r>
          <w:r>
            <w:rPr>
              <w:position w:val="4"/>
            </w:rPr>
            <w:instrText xml:space="preserve"> DOCPROPERTY  Conf  \* MERGEFORMAT </w:instrText>
          </w:r>
          <w:r>
            <w:rPr>
              <w:position w:val="4"/>
            </w:rPr>
            <w:fldChar w:fldCharType="separate"/>
          </w:r>
          <w:r>
            <w:rPr>
              <w:position w:val="4"/>
            </w:rPr>
            <w:t>Ericsson Internal</w:t>
          </w:r>
          <w:r>
            <w:rPr>
              <w:position w:val="4"/>
            </w:rPr>
            <w:fldChar w:fldCharType="end"/>
          </w:r>
        </w:p>
        <w:p w14:paraId="618D2A17" w14:textId="57931E71" w:rsidR="009B1024" w:rsidRDefault="009B1024">
          <w:pPr>
            <w:pStyle w:val="Header"/>
            <w:rPr>
              <w:caps/>
              <w:position w:val="4"/>
            </w:rPr>
          </w:pPr>
          <w:r>
            <w:rPr>
              <w:caps/>
              <w:position w:val="4"/>
            </w:rPr>
            <w:fldChar w:fldCharType="begin"/>
          </w:r>
          <w:r>
            <w:rPr>
              <w:caps/>
              <w:position w:val="4"/>
            </w:rPr>
            <w:instrText xml:space="preserve"> DOCPROPERTY "DocName"  \* MERGEFORMAT </w:instrText>
          </w:r>
          <w:r>
            <w:rPr>
              <w:caps/>
              <w:position w:val="4"/>
            </w:rPr>
            <w:fldChar w:fldCharType="separate"/>
          </w:r>
          <w:r>
            <w:rPr>
              <w:caps/>
              <w:position w:val="4"/>
            </w:rPr>
            <w:t>DATA CLEANING TUTORIAL</w:t>
          </w:r>
          <w:r>
            <w:rPr>
              <w:caps/>
              <w:position w:val="4"/>
            </w:rPr>
            <w:fldChar w:fldCharType="end"/>
          </w:r>
        </w:p>
      </w:tc>
      <w:tc>
        <w:tcPr>
          <w:tcW w:w="1134" w:type="dxa"/>
        </w:tcPr>
        <w:p w14:paraId="7F94989B" w14:textId="77777777" w:rsidR="009B1024" w:rsidRDefault="009B1024">
          <w:pPr>
            <w:pStyle w:val="Header"/>
            <w:jc w:val="right"/>
            <w:rPr>
              <w:position w:val="4"/>
            </w:rPr>
          </w:pPr>
        </w:p>
        <w:p w14:paraId="02AF73DD" w14:textId="0F517862" w:rsidR="009B1024" w:rsidRDefault="009B1024">
          <w:pPr>
            <w:pStyle w:val="Header"/>
            <w:jc w:val="right"/>
            <w:rPr>
              <w:position w:val="4"/>
            </w:rPr>
          </w:pPr>
          <w:r>
            <w:rPr>
              <w:position w:val="4"/>
            </w:rPr>
            <w:fldChar w:fldCharType="begin"/>
          </w:r>
          <w:r>
            <w:rPr>
              <w:position w:val="4"/>
            </w:rPr>
            <w:instrText>\PAGE arab</w:instrText>
          </w:r>
          <w:r>
            <w:rPr>
              <w:position w:val="4"/>
            </w:rPr>
            <w:fldChar w:fldCharType="separate"/>
          </w:r>
          <w:r w:rsidR="007E6AB7">
            <w:rPr>
              <w:position w:val="4"/>
            </w:rPr>
            <w:t>28</w:t>
          </w:r>
          <w:r>
            <w:rPr>
              <w:position w:val="4"/>
            </w:rPr>
            <w:fldChar w:fldCharType="end"/>
          </w:r>
          <w:r>
            <w:rPr>
              <w:position w:val="4"/>
            </w:rPr>
            <w:t xml:space="preserve"> (</w:t>
          </w:r>
          <w:r>
            <w:rPr>
              <w:position w:val="4"/>
            </w:rPr>
            <w:fldChar w:fldCharType="begin"/>
          </w:r>
          <w:r>
            <w:rPr>
              <w:position w:val="4"/>
            </w:rPr>
            <w:instrText xml:space="preserve">\NUMPAGES </w:instrText>
          </w:r>
          <w:r>
            <w:rPr>
              <w:position w:val="4"/>
            </w:rPr>
            <w:fldChar w:fldCharType="separate"/>
          </w:r>
          <w:r w:rsidR="007E6AB7">
            <w:rPr>
              <w:position w:val="4"/>
            </w:rPr>
            <w:t>45</w:t>
          </w:r>
          <w:r>
            <w:rPr>
              <w:position w:val="4"/>
            </w:rPr>
            <w:fldChar w:fldCharType="end"/>
          </w:r>
          <w:r>
            <w:rPr>
              <w:position w:val="4"/>
            </w:rPr>
            <w:t>)</w:t>
          </w:r>
        </w:p>
      </w:tc>
    </w:tr>
    <w:tr w:rsidR="009B1024" w14:paraId="40916DCA" w14:textId="77777777" w:rsidTr="0DB50663">
      <w:tblPrEx>
        <w:tblCellMar>
          <w:left w:w="70" w:type="dxa"/>
          <w:right w:w="70" w:type="dxa"/>
        </w:tblCellMar>
      </w:tblPrEx>
      <w:trPr>
        <w:gridAfter w:val="1"/>
        <w:wAfter w:w="11" w:type="dxa"/>
        <w:cantSplit/>
        <w:trHeight w:hRule="exact" w:val="170"/>
      </w:trPr>
      <w:tc>
        <w:tcPr>
          <w:tcW w:w="5146" w:type="dxa"/>
          <w:gridSpan w:val="2"/>
          <w:tcBorders>
            <w:top w:val="single" w:sz="6" w:space="0" w:color="auto"/>
            <w:left w:val="single" w:sz="6" w:space="0" w:color="auto"/>
            <w:right w:val="single" w:sz="6" w:space="0" w:color="auto"/>
          </w:tcBorders>
        </w:tcPr>
        <w:p w14:paraId="38D37EA3" w14:textId="77777777" w:rsidR="009B1024" w:rsidRDefault="009B1024">
          <w:pPr>
            <w:pStyle w:val="NoSpellcheck"/>
          </w:pPr>
          <w:r>
            <w:t>Prepared (Subject resp)</w:t>
          </w:r>
        </w:p>
      </w:tc>
      <w:tc>
        <w:tcPr>
          <w:tcW w:w="5060" w:type="dxa"/>
          <w:gridSpan w:val="4"/>
          <w:tcBorders>
            <w:top w:val="single" w:sz="6" w:space="0" w:color="auto"/>
          </w:tcBorders>
        </w:tcPr>
        <w:p w14:paraId="24ADF4B4" w14:textId="77777777" w:rsidR="009B1024" w:rsidRDefault="009B1024">
          <w:pPr>
            <w:pStyle w:val="NoSpellcheck"/>
          </w:pPr>
          <w:r>
            <w:t>No.</w:t>
          </w:r>
        </w:p>
      </w:tc>
    </w:tr>
    <w:tr w:rsidR="009B1024" w14:paraId="283C2E35" w14:textId="77777777" w:rsidTr="0DB50663">
      <w:tblPrEx>
        <w:tblCellMar>
          <w:left w:w="70" w:type="dxa"/>
          <w:right w:w="70" w:type="dxa"/>
        </w:tblCellMar>
      </w:tblPrEx>
      <w:trPr>
        <w:gridAfter w:val="1"/>
        <w:wAfter w:w="8" w:type="dxa"/>
        <w:cantSplit/>
        <w:trHeight w:hRule="exact" w:val="300"/>
      </w:trPr>
      <w:tc>
        <w:tcPr>
          <w:tcW w:w="5149" w:type="dxa"/>
          <w:gridSpan w:val="2"/>
          <w:tcBorders>
            <w:left w:val="single" w:sz="6" w:space="0" w:color="auto"/>
            <w:right w:val="single" w:sz="6" w:space="0" w:color="auto"/>
          </w:tcBorders>
        </w:tcPr>
        <w:p w14:paraId="262DB467" w14:textId="1577B9E9" w:rsidR="009B1024" w:rsidRDefault="009B1024">
          <w:pPr>
            <w:pStyle w:val="Header"/>
            <w:tabs>
              <w:tab w:val="clear" w:pos="4320"/>
              <w:tab w:val="clear" w:pos="8640"/>
              <w:tab w:val="left" w:pos="2381"/>
              <w:tab w:val="left" w:pos="2609"/>
              <w:tab w:val="left" w:pos="2835"/>
              <w:tab w:val="left" w:pos="3062"/>
            </w:tabs>
            <w:rPr>
              <w:position w:val="-4"/>
            </w:rPr>
          </w:pPr>
          <w:r>
            <w:rPr>
              <w:position w:val="-4"/>
            </w:rPr>
            <w:fldChar w:fldCharType="begin"/>
          </w:r>
          <w:r>
            <w:rPr>
              <w:position w:val="-4"/>
            </w:rPr>
            <w:instrText xml:space="preserve"> DOCPROPERTY "Prepared" \* MERGEFORMAT </w:instrText>
          </w:r>
          <w:r>
            <w:rPr>
              <w:position w:val="-4"/>
            </w:rPr>
            <w:fldChar w:fldCharType="separate"/>
          </w:r>
          <w:r>
            <w:rPr>
              <w:position w:val="-4"/>
            </w:rPr>
            <w:t>egouste</w:t>
          </w:r>
          <w:r>
            <w:rPr>
              <w:position w:val="-4"/>
            </w:rPr>
            <w:fldChar w:fldCharType="end"/>
          </w:r>
        </w:p>
      </w:tc>
      <w:tc>
        <w:tcPr>
          <w:tcW w:w="5060" w:type="dxa"/>
          <w:gridSpan w:val="4"/>
          <w:tcBorders>
            <w:bottom w:val="single" w:sz="6" w:space="0" w:color="auto"/>
          </w:tcBorders>
        </w:tcPr>
        <w:p w14:paraId="426E9AFA" w14:textId="2DD0B415" w:rsidR="009B1024" w:rsidRDefault="009B1024">
          <w:pPr>
            <w:pStyle w:val="Header"/>
            <w:rPr>
              <w:position w:val="-4"/>
            </w:rPr>
          </w:pPr>
          <w:r>
            <w:rPr>
              <w:position w:val="-4"/>
            </w:rPr>
            <w:fldChar w:fldCharType="begin"/>
          </w:r>
          <w:r>
            <w:rPr>
              <w:position w:val="-4"/>
            </w:rPr>
            <w:instrText xml:space="preserve"> DOCPROPERTY "DocNo"  "LangCode" \* MERGEFORMAT </w:instrText>
          </w:r>
          <w:r>
            <w:rPr>
              <w:position w:val="-4"/>
            </w:rPr>
            <w:fldChar w:fldCharType="end"/>
          </w:r>
        </w:p>
      </w:tc>
    </w:tr>
    <w:tr w:rsidR="009B1024" w14:paraId="1C8AF096" w14:textId="77777777" w:rsidTr="0DB50663">
      <w:tblPrEx>
        <w:tblCellMar>
          <w:left w:w="70" w:type="dxa"/>
          <w:right w:w="70" w:type="dxa"/>
        </w:tblCellMar>
      </w:tblPrEx>
      <w:trPr>
        <w:gridAfter w:val="1"/>
        <w:wAfter w:w="11" w:type="dxa"/>
        <w:cantSplit/>
        <w:trHeight w:hRule="exact" w:val="170"/>
      </w:trPr>
      <w:tc>
        <w:tcPr>
          <w:tcW w:w="3828" w:type="dxa"/>
          <w:tcBorders>
            <w:top w:val="single" w:sz="6" w:space="0" w:color="auto"/>
            <w:left w:val="single" w:sz="6" w:space="0" w:color="auto"/>
            <w:right w:val="single" w:sz="6" w:space="0" w:color="auto"/>
          </w:tcBorders>
        </w:tcPr>
        <w:p w14:paraId="27C56260" w14:textId="77777777" w:rsidR="009B1024" w:rsidRDefault="009B1024">
          <w:pPr>
            <w:pStyle w:val="NoSpellcheck"/>
          </w:pPr>
          <w:r>
            <w:t>Approved (Document resp)</w:t>
          </w:r>
        </w:p>
      </w:tc>
      <w:tc>
        <w:tcPr>
          <w:tcW w:w="1319" w:type="dxa"/>
          <w:tcBorders>
            <w:top w:val="single" w:sz="6" w:space="0" w:color="auto"/>
            <w:right w:val="single" w:sz="6" w:space="0" w:color="auto"/>
          </w:tcBorders>
        </w:tcPr>
        <w:p w14:paraId="5A5BBC6A" w14:textId="77777777" w:rsidR="009B1024" w:rsidRDefault="009B1024">
          <w:pPr>
            <w:pStyle w:val="NoSpellcheck"/>
          </w:pPr>
          <w:r>
            <w:t>Checked</w:t>
          </w:r>
        </w:p>
      </w:tc>
      <w:tc>
        <w:tcPr>
          <w:tcW w:w="1516" w:type="dxa"/>
          <w:tcBorders>
            <w:right w:val="single" w:sz="6" w:space="0" w:color="auto"/>
          </w:tcBorders>
        </w:tcPr>
        <w:p w14:paraId="0C58098D" w14:textId="77777777" w:rsidR="009B1024" w:rsidRDefault="009B1024">
          <w:pPr>
            <w:pStyle w:val="NoSpellcheck"/>
          </w:pPr>
          <w:r>
            <w:t>Date</w:t>
          </w:r>
        </w:p>
      </w:tc>
      <w:tc>
        <w:tcPr>
          <w:tcW w:w="964" w:type="dxa"/>
        </w:tcPr>
        <w:p w14:paraId="28730DF0" w14:textId="77777777" w:rsidR="009B1024" w:rsidRDefault="009B1024">
          <w:pPr>
            <w:pStyle w:val="NoSpellcheck"/>
          </w:pPr>
          <w:r>
            <w:t>Rev</w:t>
          </w:r>
        </w:p>
      </w:tc>
      <w:tc>
        <w:tcPr>
          <w:tcW w:w="2579" w:type="dxa"/>
          <w:gridSpan w:val="2"/>
          <w:tcBorders>
            <w:left w:val="single" w:sz="6" w:space="0" w:color="auto"/>
          </w:tcBorders>
        </w:tcPr>
        <w:p w14:paraId="60EA6E00" w14:textId="77777777" w:rsidR="009B1024" w:rsidRDefault="009B1024">
          <w:pPr>
            <w:pStyle w:val="NoSpellcheck"/>
          </w:pPr>
          <w:r>
            <w:t>Reference</w:t>
          </w:r>
        </w:p>
      </w:tc>
    </w:tr>
    <w:tr w:rsidR="009B1024" w14:paraId="275F07BE" w14:textId="77777777" w:rsidTr="0DB50663">
      <w:trPr>
        <w:cantSplit/>
        <w:trHeight w:hRule="exact" w:val="300"/>
      </w:trPr>
      <w:tc>
        <w:tcPr>
          <w:tcW w:w="3828" w:type="dxa"/>
          <w:tcBorders>
            <w:left w:val="single" w:sz="6" w:space="0" w:color="auto"/>
            <w:bottom w:val="single" w:sz="6" w:space="0" w:color="auto"/>
          </w:tcBorders>
        </w:tcPr>
        <w:p w14:paraId="193C6444" w14:textId="05EBFEC1" w:rsidR="009B1024" w:rsidRDefault="009B1024">
          <w:pPr>
            <w:pStyle w:val="Header"/>
            <w:rPr>
              <w:position w:val="-4"/>
            </w:rPr>
          </w:pPr>
          <w:r>
            <w:rPr>
              <w:position w:val="-4"/>
            </w:rPr>
            <w:fldChar w:fldCharType="begin"/>
          </w:r>
          <w:r>
            <w:rPr>
              <w:position w:val="-4"/>
            </w:rPr>
            <w:instrText xml:space="preserve"> DOCPROPERTY "ApprovedBy" \* MERGEFORMAT </w:instrText>
          </w:r>
          <w:r>
            <w:rPr>
              <w:position w:val="-4"/>
            </w:rPr>
            <w:fldChar w:fldCharType="end"/>
          </w:r>
        </w:p>
      </w:tc>
      <w:tc>
        <w:tcPr>
          <w:tcW w:w="1318" w:type="dxa"/>
          <w:tcBorders>
            <w:left w:val="nil"/>
            <w:bottom w:val="single" w:sz="6" w:space="0" w:color="auto"/>
            <w:right w:val="single" w:sz="6" w:space="0" w:color="auto"/>
          </w:tcBorders>
        </w:tcPr>
        <w:p w14:paraId="3CDF39E7" w14:textId="7286B609" w:rsidR="009B1024" w:rsidRDefault="009B1024">
          <w:pPr>
            <w:pStyle w:val="Header"/>
            <w:rPr>
              <w:position w:val="-4"/>
            </w:rPr>
          </w:pPr>
          <w:r>
            <w:fldChar w:fldCharType="begin"/>
          </w:r>
          <w:r>
            <w:instrText xml:space="preserve"> DOCPROPERTY "Checked" \* MERGEFORMAT </w:instrText>
          </w:r>
          <w:r>
            <w:fldChar w:fldCharType="end"/>
          </w:r>
        </w:p>
      </w:tc>
      <w:tc>
        <w:tcPr>
          <w:tcW w:w="1518" w:type="dxa"/>
          <w:tcBorders>
            <w:bottom w:val="single" w:sz="6" w:space="0" w:color="auto"/>
          </w:tcBorders>
        </w:tcPr>
        <w:p w14:paraId="5ABD2B68" w14:textId="5D10A339" w:rsidR="009B1024" w:rsidRDefault="009B1024">
          <w:pPr>
            <w:pStyle w:val="Header"/>
            <w:rPr>
              <w:position w:val="-4"/>
            </w:rPr>
          </w:pPr>
          <w:r>
            <w:rPr>
              <w:position w:val="-4"/>
            </w:rPr>
            <w:fldChar w:fldCharType="begin"/>
          </w:r>
          <w:r>
            <w:rPr>
              <w:position w:val="-4"/>
            </w:rPr>
            <w:instrText xml:space="preserve"> DOCPROPERTY "Date" \* MERGEFORMAT </w:instrText>
          </w:r>
          <w:r>
            <w:rPr>
              <w:position w:val="-4"/>
            </w:rPr>
            <w:fldChar w:fldCharType="separate"/>
          </w:r>
          <w:r>
            <w:rPr>
              <w:position w:val="-4"/>
            </w:rPr>
            <w:t>2018-10-09</w:t>
          </w:r>
          <w:r>
            <w:rPr>
              <w:position w:val="-4"/>
            </w:rPr>
            <w:fldChar w:fldCharType="end"/>
          </w:r>
        </w:p>
      </w:tc>
      <w:tc>
        <w:tcPr>
          <w:tcW w:w="964" w:type="dxa"/>
          <w:tcBorders>
            <w:bottom w:val="single" w:sz="6" w:space="0" w:color="auto"/>
          </w:tcBorders>
        </w:tcPr>
        <w:p w14:paraId="2637227A" w14:textId="5109B17B" w:rsidR="009B1024" w:rsidRDefault="009B1024">
          <w:pPr>
            <w:pStyle w:val="Header"/>
            <w:rPr>
              <w:position w:val="-4"/>
            </w:rPr>
          </w:pPr>
          <w:r>
            <w:rPr>
              <w:position w:val="-4"/>
            </w:rPr>
            <w:fldChar w:fldCharType="begin"/>
          </w:r>
          <w:r>
            <w:rPr>
              <w:position w:val="-4"/>
            </w:rPr>
            <w:instrText xml:space="preserve"> DOCPROPERTY "Revision" \* MERGEFORMAT </w:instrText>
          </w:r>
          <w:r>
            <w:rPr>
              <w:position w:val="-4"/>
            </w:rPr>
            <w:fldChar w:fldCharType="separate"/>
          </w:r>
          <w:r>
            <w:rPr>
              <w:position w:val="-4"/>
            </w:rPr>
            <w:t>PA1</w:t>
          </w:r>
          <w:r>
            <w:rPr>
              <w:position w:val="-4"/>
            </w:rPr>
            <w:fldChar w:fldCharType="end"/>
          </w:r>
        </w:p>
      </w:tc>
      <w:tc>
        <w:tcPr>
          <w:tcW w:w="2589" w:type="dxa"/>
          <w:gridSpan w:val="3"/>
          <w:tcBorders>
            <w:left w:val="single" w:sz="6" w:space="0" w:color="auto"/>
            <w:bottom w:val="single" w:sz="6" w:space="0" w:color="auto"/>
          </w:tcBorders>
        </w:tcPr>
        <w:p w14:paraId="2C32792A" w14:textId="08902E4D" w:rsidR="009B1024" w:rsidRDefault="009B1024">
          <w:pPr>
            <w:pStyle w:val="Header"/>
            <w:rPr>
              <w:position w:val="-4"/>
            </w:rPr>
          </w:pPr>
          <w:r>
            <w:rPr>
              <w:position w:val="-4"/>
            </w:rPr>
            <w:fldChar w:fldCharType="begin"/>
          </w:r>
          <w:r>
            <w:rPr>
              <w:position w:val="-4"/>
            </w:rPr>
            <w:instrText xml:space="preserve"> DOCPROPERTY "Reference" \* MERGEFORMAT </w:instrText>
          </w:r>
          <w:r>
            <w:rPr>
              <w:position w:val="-4"/>
            </w:rPr>
            <w:fldChar w:fldCharType="end"/>
          </w:r>
        </w:p>
      </w:tc>
    </w:tr>
  </w:tbl>
  <w:p w14:paraId="03B8C271" w14:textId="77777777" w:rsidR="009B1024" w:rsidRPr="00BD5AE9" w:rsidRDefault="009B1024" w:rsidP="00AE266F">
    <w:pPr>
      <w:pStyle w:val="Title"/>
      <w:spacing w:before="0"/>
      <w:ind w:left="0"/>
      <w:rPr>
        <w:b w:val="0"/>
        <w:sz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06" w:type="dxa"/>
      <w:tblInd w:w="71" w:type="dxa"/>
      <w:tblLayout w:type="fixed"/>
      <w:tblCellMar>
        <w:left w:w="71" w:type="dxa"/>
        <w:right w:w="71" w:type="dxa"/>
      </w:tblCellMar>
      <w:tblLook w:val="0000" w:firstRow="0" w:lastRow="0" w:firstColumn="0" w:lastColumn="0" w:noHBand="0" w:noVBand="0"/>
    </w:tblPr>
    <w:tblGrid>
      <w:gridCol w:w="3826"/>
      <w:gridCol w:w="1321"/>
      <w:gridCol w:w="1517"/>
      <w:gridCol w:w="964"/>
      <w:gridCol w:w="1444"/>
      <w:gridCol w:w="1134"/>
    </w:tblGrid>
    <w:tr w:rsidR="009B1024" w14:paraId="7977BE95" w14:textId="77777777" w:rsidTr="0DB50663">
      <w:trPr>
        <w:hidden/>
      </w:trPr>
      <w:tc>
        <w:tcPr>
          <w:tcW w:w="5147" w:type="dxa"/>
          <w:gridSpan w:val="2"/>
        </w:tcPr>
        <w:p w14:paraId="6DFE8468" w14:textId="77777777" w:rsidR="009B1024" w:rsidRPr="005E5DF9" w:rsidRDefault="009B1024" w:rsidP="00AC63AF">
          <w:pPr>
            <w:pStyle w:val="Header"/>
            <w:tabs>
              <w:tab w:val="left" w:pos="3048"/>
            </w:tabs>
            <w:rPr>
              <w:vanish/>
            </w:rPr>
          </w:pPr>
        </w:p>
      </w:tc>
      <w:tc>
        <w:tcPr>
          <w:tcW w:w="3925" w:type="dxa"/>
          <w:gridSpan w:val="3"/>
        </w:tcPr>
        <w:p w14:paraId="582A8EB4" w14:textId="77777777" w:rsidR="009B1024" w:rsidRPr="005E5DF9" w:rsidRDefault="009B1024" w:rsidP="00C12210">
          <w:pPr>
            <w:pStyle w:val="Header"/>
          </w:pPr>
        </w:p>
      </w:tc>
      <w:tc>
        <w:tcPr>
          <w:tcW w:w="1134" w:type="dxa"/>
        </w:tcPr>
        <w:p w14:paraId="73B17238" w14:textId="77777777" w:rsidR="009B1024" w:rsidRPr="005E5DF9" w:rsidRDefault="009B1024" w:rsidP="00AC63AF">
          <w:pPr>
            <w:pStyle w:val="Header"/>
          </w:pPr>
        </w:p>
      </w:tc>
    </w:tr>
    <w:tr w:rsidR="009B1024" w14:paraId="2CAE6CA3" w14:textId="77777777" w:rsidTr="0DB50663">
      <w:trPr>
        <w:trHeight w:val="480"/>
      </w:trPr>
      <w:tc>
        <w:tcPr>
          <w:tcW w:w="5147" w:type="dxa"/>
          <w:gridSpan w:val="2"/>
        </w:tcPr>
        <w:p w14:paraId="01D75E3B" w14:textId="77777777" w:rsidR="009B1024" w:rsidRPr="005E5DF9" w:rsidRDefault="009B1024" w:rsidP="00AC63AF">
          <w:pPr>
            <w:pStyle w:val="Header"/>
          </w:pPr>
          <w:r>
            <w:drawing>
              <wp:inline distT="0" distB="0" distL="0" distR="0" wp14:anchorId="47FAB77B" wp14:editId="6764DFCA">
                <wp:extent cx="1162050" cy="238125"/>
                <wp:effectExtent l="0" t="0" r="0" b="0"/>
                <wp:docPr id="1973509986" name="picture" descr="Elogo_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162050" cy="238125"/>
                        </a:xfrm>
                        <a:prstGeom prst="rect">
                          <a:avLst/>
                        </a:prstGeom>
                      </pic:spPr>
                    </pic:pic>
                  </a:graphicData>
                </a:graphic>
              </wp:inline>
            </w:drawing>
          </w:r>
        </w:p>
      </w:tc>
      <w:tc>
        <w:tcPr>
          <w:tcW w:w="3925" w:type="dxa"/>
          <w:gridSpan w:val="3"/>
        </w:tcPr>
        <w:p w14:paraId="3A569CCD" w14:textId="70AA611F" w:rsidR="009B1024" w:rsidRPr="00D667ED" w:rsidRDefault="009B1024" w:rsidP="00AC63AF">
          <w:pPr>
            <w:pStyle w:val="Header"/>
          </w:pPr>
          <w:r>
            <w:t>VoLTE Incident rank Normalization</w:t>
          </w:r>
        </w:p>
      </w:tc>
      <w:tc>
        <w:tcPr>
          <w:tcW w:w="1134" w:type="dxa"/>
        </w:tcPr>
        <w:p w14:paraId="27CA32B3" w14:textId="77777777" w:rsidR="009B1024" w:rsidRPr="005E5DF9" w:rsidRDefault="009B1024" w:rsidP="00AC63AF">
          <w:pPr>
            <w:pStyle w:val="Header"/>
            <w:jc w:val="right"/>
          </w:pPr>
        </w:p>
        <w:p w14:paraId="1307C8C8" w14:textId="7D2D7DD4" w:rsidR="009B1024" w:rsidRPr="005E5DF9" w:rsidRDefault="009B1024" w:rsidP="00AC63AF">
          <w:pPr>
            <w:pStyle w:val="Header"/>
            <w:jc w:val="right"/>
          </w:pPr>
          <w:r w:rsidRPr="005E5DF9">
            <w:fldChar w:fldCharType="begin"/>
          </w:r>
          <w:r w:rsidRPr="005E5DF9">
            <w:instrText>\PAGE arab</w:instrText>
          </w:r>
          <w:r w:rsidRPr="005E5DF9">
            <w:fldChar w:fldCharType="separate"/>
          </w:r>
          <w:r w:rsidR="007E6AB7">
            <w:t>1</w:t>
          </w:r>
          <w:r w:rsidRPr="005E5DF9">
            <w:fldChar w:fldCharType="end"/>
          </w:r>
          <w:r w:rsidRPr="005E5DF9">
            <w:t xml:space="preserve"> (</w:t>
          </w:r>
          <w:r w:rsidRPr="005E5DF9">
            <w:fldChar w:fldCharType="begin"/>
          </w:r>
          <w:r w:rsidRPr="005E5DF9">
            <w:instrText xml:space="preserve">\NUMPAGES </w:instrText>
          </w:r>
          <w:r w:rsidRPr="005E5DF9">
            <w:fldChar w:fldCharType="separate"/>
          </w:r>
          <w:r w:rsidR="007E6AB7">
            <w:t>45</w:t>
          </w:r>
          <w:r w:rsidRPr="005E5DF9">
            <w:fldChar w:fldCharType="end"/>
          </w:r>
          <w:r w:rsidRPr="005E5DF9">
            <w:t>)</w:t>
          </w:r>
        </w:p>
      </w:tc>
    </w:tr>
    <w:tr w:rsidR="009B1024" w14:paraId="0DCFE292" w14:textId="77777777" w:rsidTr="0DB50663">
      <w:tblPrEx>
        <w:tblCellMar>
          <w:left w:w="70" w:type="dxa"/>
          <w:right w:w="70" w:type="dxa"/>
        </w:tblCellMar>
      </w:tblPrEx>
      <w:trPr>
        <w:cantSplit/>
        <w:trHeight w:hRule="exact" w:val="170"/>
      </w:trPr>
      <w:tc>
        <w:tcPr>
          <w:tcW w:w="5147" w:type="dxa"/>
          <w:gridSpan w:val="2"/>
          <w:tcBorders>
            <w:top w:val="single" w:sz="6" w:space="0" w:color="auto"/>
            <w:left w:val="single" w:sz="6" w:space="0" w:color="auto"/>
            <w:right w:val="single" w:sz="6" w:space="0" w:color="auto"/>
          </w:tcBorders>
        </w:tcPr>
        <w:p w14:paraId="3A8A63BC" w14:textId="77777777" w:rsidR="009B1024" w:rsidRPr="005E5DF9" w:rsidRDefault="009B1024" w:rsidP="00AC63AF">
          <w:pPr>
            <w:pStyle w:val="NoSpellcheck"/>
          </w:pPr>
          <w:r w:rsidRPr="005E5DF9">
            <w:t>Prepared (Subject resp)</w:t>
          </w:r>
        </w:p>
      </w:tc>
      <w:tc>
        <w:tcPr>
          <w:tcW w:w="5059" w:type="dxa"/>
          <w:gridSpan w:val="4"/>
          <w:tcBorders>
            <w:top w:val="single" w:sz="6" w:space="0" w:color="auto"/>
          </w:tcBorders>
        </w:tcPr>
        <w:p w14:paraId="6A20F7D0" w14:textId="77777777" w:rsidR="009B1024" w:rsidRPr="005E5DF9" w:rsidRDefault="009B1024" w:rsidP="00AC63AF">
          <w:pPr>
            <w:pStyle w:val="NoSpellcheck"/>
          </w:pPr>
          <w:r w:rsidRPr="005E5DF9">
            <w:t>No.</w:t>
          </w:r>
        </w:p>
      </w:tc>
    </w:tr>
    <w:tr w:rsidR="009B1024" w14:paraId="32605226" w14:textId="77777777" w:rsidTr="0DB50663">
      <w:tblPrEx>
        <w:tblCellMar>
          <w:left w:w="70" w:type="dxa"/>
          <w:right w:w="70" w:type="dxa"/>
        </w:tblCellMar>
      </w:tblPrEx>
      <w:trPr>
        <w:cantSplit/>
        <w:trHeight w:hRule="exact" w:val="300"/>
      </w:trPr>
      <w:tc>
        <w:tcPr>
          <w:tcW w:w="5147" w:type="dxa"/>
          <w:gridSpan w:val="2"/>
          <w:tcBorders>
            <w:left w:val="single" w:sz="6" w:space="0" w:color="auto"/>
            <w:right w:val="single" w:sz="6" w:space="0" w:color="auto"/>
          </w:tcBorders>
        </w:tcPr>
        <w:p w14:paraId="7B33C61D" w14:textId="6CE1F325" w:rsidR="009B1024" w:rsidRPr="005E5DF9" w:rsidRDefault="009B1024" w:rsidP="00AC63AF">
          <w:pPr>
            <w:pStyle w:val="Header"/>
            <w:tabs>
              <w:tab w:val="clear" w:pos="4320"/>
              <w:tab w:val="clear" w:pos="8640"/>
              <w:tab w:val="left" w:pos="2381"/>
              <w:tab w:val="left" w:pos="2609"/>
              <w:tab w:val="left" w:pos="2835"/>
              <w:tab w:val="left" w:pos="3062"/>
            </w:tabs>
          </w:pPr>
        </w:p>
      </w:tc>
      <w:tc>
        <w:tcPr>
          <w:tcW w:w="5059" w:type="dxa"/>
          <w:gridSpan w:val="4"/>
          <w:tcBorders>
            <w:bottom w:val="single" w:sz="6" w:space="0" w:color="auto"/>
          </w:tcBorders>
        </w:tcPr>
        <w:p w14:paraId="0C4446E4" w14:textId="66A72CB4" w:rsidR="009B1024" w:rsidRPr="005E5DF9" w:rsidRDefault="009B1024" w:rsidP="00AC63AF">
          <w:pPr>
            <w:pStyle w:val="Header"/>
          </w:pPr>
          <w:r w:rsidRPr="005E5DF9">
            <w:fldChar w:fldCharType="begin"/>
          </w:r>
          <w:r w:rsidRPr="005E5DF9">
            <w:instrText xml:space="preserve"> DOCPROPERTY "DocNo"  "LangCode" \* MERGEFORMAT </w:instrText>
          </w:r>
          <w:r w:rsidRPr="005E5DF9">
            <w:fldChar w:fldCharType="end"/>
          </w:r>
        </w:p>
      </w:tc>
    </w:tr>
    <w:tr w:rsidR="009B1024" w14:paraId="221267EA" w14:textId="77777777" w:rsidTr="0DB50663">
      <w:tblPrEx>
        <w:tblCellMar>
          <w:left w:w="70" w:type="dxa"/>
          <w:right w:w="70" w:type="dxa"/>
        </w:tblCellMar>
      </w:tblPrEx>
      <w:trPr>
        <w:cantSplit/>
        <w:trHeight w:hRule="exact" w:val="170"/>
      </w:trPr>
      <w:tc>
        <w:tcPr>
          <w:tcW w:w="3826" w:type="dxa"/>
          <w:tcBorders>
            <w:top w:val="single" w:sz="6" w:space="0" w:color="auto"/>
            <w:left w:val="single" w:sz="6" w:space="0" w:color="auto"/>
            <w:right w:val="single" w:sz="6" w:space="0" w:color="auto"/>
          </w:tcBorders>
        </w:tcPr>
        <w:p w14:paraId="343C53EC" w14:textId="77777777" w:rsidR="009B1024" w:rsidRPr="005E5DF9" w:rsidRDefault="009B1024" w:rsidP="00AC63AF">
          <w:pPr>
            <w:pStyle w:val="NoSpellcheck"/>
          </w:pPr>
          <w:r w:rsidRPr="005E5DF9">
            <w:t>Approved (Document resp)</w:t>
          </w:r>
        </w:p>
      </w:tc>
      <w:tc>
        <w:tcPr>
          <w:tcW w:w="1321" w:type="dxa"/>
          <w:tcBorders>
            <w:top w:val="single" w:sz="6" w:space="0" w:color="auto"/>
            <w:right w:val="single" w:sz="6" w:space="0" w:color="auto"/>
          </w:tcBorders>
        </w:tcPr>
        <w:p w14:paraId="096C4F97" w14:textId="77777777" w:rsidR="009B1024" w:rsidRPr="005E5DF9" w:rsidRDefault="009B1024" w:rsidP="00AC63AF">
          <w:pPr>
            <w:pStyle w:val="NoSpellcheck"/>
          </w:pPr>
          <w:r w:rsidRPr="005E5DF9">
            <w:t>Checked</w:t>
          </w:r>
        </w:p>
      </w:tc>
      <w:tc>
        <w:tcPr>
          <w:tcW w:w="1517" w:type="dxa"/>
          <w:tcBorders>
            <w:right w:val="single" w:sz="6" w:space="0" w:color="auto"/>
          </w:tcBorders>
        </w:tcPr>
        <w:p w14:paraId="1B3618F1" w14:textId="77777777" w:rsidR="009B1024" w:rsidRPr="005E5DF9" w:rsidRDefault="009B1024" w:rsidP="00AC63AF">
          <w:pPr>
            <w:pStyle w:val="NoSpellcheck"/>
          </w:pPr>
          <w:r w:rsidRPr="005E5DF9">
            <w:t>Date</w:t>
          </w:r>
        </w:p>
      </w:tc>
      <w:tc>
        <w:tcPr>
          <w:tcW w:w="964" w:type="dxa"/>
        </w:tcPr>
        <w:p w14:paraId="05679B2A" w14:textId="77777777" w:rsidR="009B1024" w:rsidRPr="005E5DF9" w:rsidRDefault="009B1024" w:rsidP="00AC63AF">
          <w:pPr>
            <w:pStyle w:val="NoSpellcheck"/>
          </w:pPr>
          <w:r w:rsidRPr="005E5DF9">
            <w:t>Rev</w:t>
          </w:r>
        </w:p>
      </w:tc>
      <w:tc>
        <w:tcPr>
          <w:tcW w:w="2578" w:type="dxa"/>
          <w:gridSpan w:val="2"/>
          <w:tcBorders>
            <w:left w:val="single" w:sz="6" w:space="0" w:color="auto"/>
          </w:tcBorders>
        </w:tcPr>
        <w:p w14:paraId="72B843EA" w14:textId="77777777" w:rsidR="009B1024" w:rsidRPr="005E5DF9" w:rsidRDefault="009B1024" w:rsidP="00AC63AF">
          <w:pPr>
            <w:pStyle w:val="NoSpellcheck"/>
          </w:pPr>
          <w:r w:rsidRPr="005E5DF9">
            <w:t>Reference</w:t>
          </w:r>
        </w:p>
      </w:tc>
    </w:tr>
    <w:tr w:rsidR="009B1024" w14:paraId="7C6C57E1" w14:textId="77777777" w:rsidTr="0DB50663">
      <w:trPr>
        <w:cantSplit/>
        <w:trHeight w:hRule="exact" w:val="300"/>
      </w:trPr>
      <w:tc>
        <w:tcPr>
          <w:tcW w:w="3826" w:type="dxa"/>
          <w:tcBorders>
            <w:left w:val="single" w:sz="6" w:space="0" w:color="auto"/>
            <w:bottom w:val="single" w:sz="4" w:space="0" w:color="auto"/>
          </w:tcBorders>
        </w:tcPr>
        <w:p w14:paraId="372931E2" w14:textId="2250B272" w:rsidR="009B1024" w:rsidRPr="005E5DF9" w:rsidRDefault="009B1024" w:rsidP="00AC63AF">
          <w:pPr>
            <w:pStyle w:val="Header"/>
          </w:pPr>
          <w:r w:rsidRPr="005E5DF9">
            <w:fldChar w:fldCharType="begin"/>
          </w:r>
          <w:r w:rsidRPr="005E5DF9">
            <w:instrText xml:space="preserve"> DOCPROPERTY "ApprovedBy" \* MERGEFORMAT </w:instrText>
          </w:r>
          <w:r w:rsidRPr="005E5DF9">
            <w:fldChar w:fldCharType="end"/>
          </w:r>
        </w:p>
      </w:tc>
      <w:tc>
        <w:tcPr>
          <w:tcW w:w="1321" w:type="dxa"/>
          <w:tcBorders>
            <w:left w:val="nil"/>
            <w:bottom w:val="single" w:sz="4" w:space="0" w:color="auto"/>
            <w:right w:val="single" w:sz="6" w:space="0" w:color="auto"/>
          </w:tcBorders>
        </w:tcPr>
        <w:p w14:paraId="426B7595" w14:textId="24754106" w:rsidR="009B1024" w:rsidRPr="005E5DF9" w:rsidRDefault="009B1024" w:rsidP="00AC63AF">
          <w:pPr>
            <w:pStyle w:val="Header"/>
          </w:pPr>
          <w:r w:rsidRPr="005E5DF9">
            <w:fldChar w:fldCharType="begin"/>
          </w:r>
          <w:r w:rsidRPr="005E5DF9">
            <w:instrText xml:space="preserve"> DOCPROPERTY "Checked" \* MERGEFORMAT </w:instrText>
          </w:r>
          <w:r w:rsidRPr="005E5DF9">
            <w:fldChar w:fldCharType="end"/>
          </w:r>
        </w:p>
      </w:tc>
      <w:tc>
        <w:tcPr>
          <w:tcW w:w="1517" w:type="dxa"/>
          <w:tcBorders>
            <w:bottom w:val="single" w:sz="4" w:space="0" w:color="auto"/>
          </w:tcBorders>
        </w:tcPr>
        <w:p w14:paraId="2F8A9DBC" w14:textId="3660EC7E" w:rsidR="009B1024" w:rsidRPr="005E5DF9" w:rsidRDefault="009B1024" w:rsidP="00AC63AF">
          <w:pPr>
            <w:pStyle w:val="Header"/>
          </w:pPr>
          <w:r>
            <w:t>2019-05-28</w:t>
          </w:r>
        </w:p>
      </w:tc>
      <w:tc>
        <w:tcPr>
          <w:tcW w:w="964" w:type="dxa"/>
          <w:tcBorders>
            <w:bottom w:val="single" w:sz="4" w:space="0" w:color="auto"/>
          </w:tcBorders>
        </w:tcPr>
        <w:p w14:paraId="73D20F82" w14:textId="66BE6131" w:rsidR="009B1024" w:rsidRPr="005E5DF9" w:rsidRDefault="009B1024" w:rsidP="00AC63AF">
          <w:pPr>
            <w:pStyle w:val="Header"/>
          </w:pPr>
          <w:fldSimple w:instr=" DOCPROPERTY &quot;Revision&quot; \* MERGEFORMAT ">
            <w:r>
              <w:t>PA1</w:t>
            </w:r>
          </w:fldSimple>
        </w:p>
      </w:tc>
      <w:tc>
        <w:tcPr>
          <w:tcW w:w="2578" w:type="dxa"/>
          <w:gridSpan w:val="2"/>
          <w:tcBorders>
            <w:left w:val="single" w:sz="6" w:space="0" w:color="auto"/>
            <w:bottom w:val="single" w:sz="4" w:space="0" w:color="auto"/>
          </w:tcBorders>
        </w:tcPr>
        <w:p w14:paraId="5CA9E2BD" w14:textId="1BDAC75A" w:rsidR="009B1024" w:rsidRPr="005E5DF9" w:rsidRDefault="009B1024" w:rsidP="00AC63AF">
          <w:pPr>
            <w:pStyle w:val="Header"/>
          </w:pPr>
          <w:r w:rsidRPr="005E5DF9">
            <w:fldChar w:fldCharType="begin"/>
          </w:r>
          <w:r w:rsidRPr="005E5DF9">
            <w:instrText xml:space="preserve"> DOCPROPERTY "Reference" \* MERGEFORMAT </w:instrText>
          </w:r>
          <w:r w:rsidRPr="005E5DF9">
            <w:fldChar w:fldCharType="end"/>
          </w:r>
        </w:p>
      </w:tc>
    </w:tr>
    <w:tr w:rsidR="009B1024" w14:paraId="740D0AE1" w14:textId="77777777" w:rsidTr="0DB50663">
      <w:trPr>
        <w:cantSplit/>
      </w:trPr>
      <w:tc>
        <w:tcPr>
          <w:tcW w:w="10206" w:type="dxa"/>
          <w:gridSpan w:val="6"/>
          <w:tcBorders>
            <w:top w:val="single" w:sz="4" w:space="0" w:color="auto"/>
          </w:tcBorders>
        </w:tcPr>
        <w:p w14:paraId="6374502B" w14:textId="77777777" w:rsidR="009B1024" w:rsidRPr="002E6838" w:rsidRDefault="009B1024" w:rsidP="0076274B">
          <w:pPr>
            <w:pStyle w:val="Header"/>
            <w:rPr>
              <w:sz w:val="8"/>
              <w:szCs w:val="8"/>
            </w:rPr>
          </w:pPr>
        </w:p>
        <w:p w14:paraId="00345E29" w14:textId="5C3F257C" w:rsidR="009B1024" w:rsidRPr="002E6838" w:rsidRDefault="009B1024" w:rsidP="0076274B">
          <w:pPr>
            <w:pStyle w:val="Header"/>
          </w:pPr>
          <w:r>
            <w:fldChar w:fldCharType="begin"/>
          </w:r>
          <w:r>
            <w:instrText xml:space="preserve"> DOCPROPERTY  AdmInfo  \* MERGEFORMAT </w:instrText>
          </w:r>
          <w:r>
            <w:fldChar w:fldCharType="end"/>
          </w:r>
        </w:p>
      </w:tc>
    </w:tr>
  </w:tbl>
  <w:p w14:paraId="33675E97" w14:textId="77777777" w:rsidR="009B1024" w:rsidRPr="002F3568" w:rsidRDefault="009B1024" w:rsidP="002E3CCF">
    <w:pPr>
      <w:pStyle w:val="Title"/>
      <w:spacing w:after="40"/>
      <w:rPr>
        <w:sz w:val="22"/>
        <w:szCs w:val="22"/>
      </w:rPr>
    </w:pPr>
    <w:bookmarkStart w:id="66" w:name="Title"/>
  </w:p>
  <w:bookmarkEnd w:id="66"/>
  <w:p w14:paraId="1FA48AAB" w14:textId="0AD69BEC" w:rsidR="009B1024" w:rsidRDefault="009B1024" w:rsidP="002F3568">
    <w:pPr>
      <w:pStyle w:val="Title"/>
      <w:spacing w:after="40"/>
    </w:pPr>
    <w:r>
      <w:t>VoLTE Incident rank Normalization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664B1A"/>
    <w:lvl w:ilvl="0">
      <w:start w:val="1"/>
      <w:numFmt w:val="decimal"/>
      <w:lvlText w:val="%1."/>
      <w:lvlJc w:val="left"/>
      <w:pPr>
        <w:tabs>
          <w:tab w:val="num" w:pos="1492"/>
        </w:tabs>
        <w:ind w:left="1492" w:hanging="360"/>
      </w:pPr>
    </w:lvl>
  </w:abstractNum>
  <w:abstractNum w:abstractNumId="1" w15:restartNumberingAfterBreak="0">
    <w:nsid w:val="FFFFFFFB"/>
    <w:multiLevelType w:val="multilevel"/>
    <w:tmpl w:val="E7BA6638"/>
    <w:lvl w:ilvl="0">
      <w:start w:val="1"/>
      <w:numFmt w:val="decimal"/>
      <w:pStyle w:val="Heading1"/>
      <w:lvlText w:val="%1"/>
      <w:lvlJc w:val="left"/>
      <w:pPr>
        <w:tabs>
          <w:tab w:val="num" w:pos="0"/>
        </w:tabs>
        <w:ind w:left="2551" w:hanging="1304"/>
      </w:pPr>
      <w:rPr>
        <w:rFonts w:hint="default"/>
        <w:u w:val="none"/>
      </w:rPr>
    </w:lvl>
    <w:lvl w:ilvl="1">
      <w:start w:val="1"/>
      <w:numFmt w:val="decimal"/>
      <w:pStyle w:val="Heading2"/>
      <w:lvlText w:val="%1.%2"/>
      <w:lvlJc w:val="left"/>
      <w:pPr>
        <w:tabs>
          <w:tab w:val="num" w:pos="0"/>
        </w:tabs>
        <w:ind w:left="2551" w:hanging="1304"/>
      </w:pPr>
      <w:rPr>
        <w:rFonts w:hint="default"/>
        <w:u w:val="none"/>
      </w:rPr>
    </w:lvl>
    <w:lvl w:ilvl="2">
      <w:start w:val="1"/>
      <w:numFmt w:val="decimal"/>
      <w:pStyle w:val="Heading3"/>
      <w:lvlText w:val="%1.%2.%3"/>
      <w:lvlJc w:val="left"/>
      <w:pPr>
        <w:tabs>
          <w:tab w:val="num" w:pos="0"/>
        </w:tabs>
        <w:ind w:left="2551" w:hanging="1304"/>
      </w:pPr>
      <w:rPr>
        <w:rFonts w:hint="default"/>
        <w:u w:val="none"/>
      </w:rPr>
    </w:lvl>
    <w:lvl w:ilvl="3">
      <w:start w:val="1"/>
      <w:numFmt w:val="decimal"/>
      <w:pStyle w:val="Heading4"/>
      <w:lvlText w:val="%1.%2.%3.%4"/>
      <w:lvlJc w:val="left"/>
      <w:pPr>
        <w:tabs>
          <w:tab w:val="num" w:pos="0"/>
        </w:tabs>
        <w:ind w:left="2551" w:hanging="1304"/>
      </w:pPr>
      <w:rPr>
        <w:rFonts w:hint="default"/>
        <w:u w:val="none"/>
      </w:rPr>
    </w:lvl>
    <w:lvl w:ilvl="4">
      <w:start w:val="1"/>
      <w:numFmt w:val="decimal"/>
      <w:pStyle w:val="Heading5"/>
      <w:lvlText w:val="%1.%2.%3.%4.%5"/>
      <w:lvlJc w:val="left"/>
      <w:pPr>
        <w:tabs>
          <w:tab w:val="num" w:pos="0"/>
        </w:tabs>
        <w:ind w:left="2552" w:hanging="1248"/>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 w15:restartNumberingAfterBreak="0">
    <w:nsid w:val="02291E49"/>
    <w:multiLevelType w:val="hybridMultilevel"/>
    <w:tmpl w:val="C568A9F8"/>
    <w:lvl w:ilvl="0" w:tplc="AB521576">
      <w:start w:val="1"/>
      <w:numFmt w:val="decimal"/>
      <w:lvlText w:val="%1"/>
      <w:lvlJc w:val="left"/>
      <w:pPr>
        <w:ind w:left="2912"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15:restartNumberingAfterBreak="0">
    <w:nsid w:val="02DD7C11"/>
    <w:multiLevelType w:val="hybridMultilevel"/>
    <w:tmpl w:val="7AF8052C"/>
    <w:lvl w:ilvl="0" w:tplc="FFC28210">
      <w:start w:val="1"/>
      <w:numFmt w:val="lowerLetter"/>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635CA7"/>
    <w:multiLevelType w:val="hybridMultilevel"/>
    <w:tmpl w:val="8CAE5F1A"/>
    <w:lvl w:ilvl="0" w:tplc="D4D46730">
      <w:start w:val="1"/>
      <w:numFmt w:val="lowerLetter"/>
      <w:pStyle w:val="Listabcsing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87822E5"/>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0CE7260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0D465E98"/>
    <w:multiLevelType w:val="hybridMultilevel"/>
    <w:tmpl w:val="D774F564"/>
    <w:lvl w:ilvl="0" w:tplc="DC3EF658">
      <w:start w:val="1"/>
      <w:numFmt w:val="decimal"/>
      <w:pStyle w:val="Listnumberdoublelinewide"/>
      <w:lvlText w:val="%1"/>
      <w:lvlJc w:val="left"/>
      <w:pPr>
        <w:tabs>
          <w:tab w:val="num" w:pos="1673"/>
        </w:tabs>
        <w:ind w:left="1673"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44D120B"/>
    <w:multiLevelType w:val="hybridMultilevel"/>
    <w:tmpl w:val="D966A478"/>
    <w:lvl w:ilvl="0" w:tplc="04090001">
      <w:start w:val="1"/>
      <w:numFmt w:val="bullet"/>
      <w:lvlText w:val=""/>
      <w:lvlJc w:val="left"/>
      <w:pPr>
        <w:ind w:left="2024" w:hanging="360"/>
      </w:pPr>
      <w:rPr>
        <w:rFonts w:ascii="Symbol" w:hAnsi="Symbol" w:hint="default"/>
      </w:rPr>
    </w:lvl>
    <w:lvl w:ilvl="1" w:tplc="04090003" w:tentative="1">
      <w:start w:val="1"/>
      <w:numFmt w:val="bullet"/>
      <w:lvlText w:val="o"/>
      <w:lvlJc w:val="left"/>
      <w:pPr>
        <w:ind w:left="2744" w:hanging="360"/>
      </w:pPr>
      <w:rPr>
        <w:rFonts w:ascii="Courier New" w:hAnsi="Courier New" w:cs="Courier New" w:hint="default"/>
      </w:rPr>
    </w:lvl>
    <w:lvl w:ilvl="2" w:tplc="04090005" w:tentative="1">
      <w:start w:val="1"/>
      <w:numFmt w:val="bullet"/>
      <w:lvlText w:val=""/>
      <w:lvlJc w:val="left"/>
      <w:pPr>
        <w:ind w:left="3464" w:hanging="360"/>
      </w:pPr>
      <w:rPr>
        <w:rFonts w:ascii="Wingdings" w:hAnsi="Wingdings" w:hint="default"/>
      </w:rPr>
    </w:lvl>
    <w:lvl w:ilvl="3" w:tplc="04090001" w:tentative="1">
      <w:start w:val="1"/>
      <w:numFmt w:val="bullet"/>
      <w:lvlText w:val=""/>
      <w:lvlJc w:val="left"/>
      <w:pPr>
        <w:ind w:left="4184" w:hanging="360"/>
      </w:pPr>
      <w:rPr>
        <w:rFonts w:ascii="Symbol" w:hAnsi="Symbol" w:hint="default"/>
      </w:rPr>
    </w:lvl>
    <w:lvl w:ilvl="4" w:tplc="04090003" w:tentative="1">
      <w:start w:val="1"/>
      <w:numFmt w:val="bullet"/>
      <w:lvlText w:val="o"/>
      <w:lvlJc w:val="left"/>
      <w:pPr>
        <w:ind w:left="4904" w:hanging="360"/>
      </w:pPr>
      <w:rPr>
        <w:rFonts w:ascii="Courier New" w:hAnsi="Courier New" w:cs="Courier New" w:hint="default"/>
      </w:rPr>
    </w:lvl>
    <w:lvl w:ilvl="5" w:tplc="04090005" w:tentative="1">
      <w:start w:val="1"/>
      <w:numFmt w:val="bullet"/>
      <w:lvlText w:val=""/>
      <w:lvlJc w:val="left"/>
      <w:pPr>
        <w:ind w:left="5624" w:hanging="360"/>
      </w:pPr>
      <w:rPr>
        <w:rFonts w:ascii="Wingdings" w:hAnsi="Wingdings" w:hint="default"/>
      </w:rPr>
    </w:lvl>
    <w:lvl w:ilvl="6" w:tplc="04090001" w:tentative="1">
      <w:start w:val="1"/>
      <w:numFmt w:val="bullet"/>
      <w:lvlText w:val=""/>
      <w:lvlJc w:val="left"/>
      <w:pPr>
        <w:ind w:left="6344" w:hanging="360"/>
      </w:pPr>
      <w:rPr>
        <w:rFonts w:ascii="Symbol" w:hAnsi="Symbol" w:hint="default"/>
      </w:rPr>
    </w:lvl>
    <w:lvl w:ilvl="7" w:tplc="04090003" w:tentative="1">
      <w:start w:val="1"/>
      <w:numFmt w:val="bullet"/>
      <w:lvlText w:val="o"/>
      <w:lvlJc w:val="left"/>
      <w:pPr>
        <w:ind w:left="7064" w:hanging="360"/>
      </w:pPr>
      <w:rPr>
        <w:rFonts w:ascii="Courier New" w:hAnsi="Courier New" w:cs="Courier New" w:hint="default"/>
      </w:rPr>
    </w:lvl>
    <w:lvl w:ilvl="8" w:tplc="04090005" w:tentative="1">
      <w:start w:val="1"/>
      <w:numFmt w:val="bullet"/>
      <w:lvlText w:val=""/>
      <w:lvlJc w:val="left"/>
      <w:pPr>
        <w:ind w:left="7784" w:hanging="360"/>
      </w:pPr>
      <w:rPr>
        <w:rFonts w:ascii="Wingdings" w:hAnsi="Wingdings" w:hint="default"/>
      </w:rPr>
    </w:lvl>
  </w:abstractNum>
  <w:abstractNum w:abstractNumId="9" w15:restartNumberingAfterBreak="0">
    <w:nsid w:val="174B52FE"/>
    <w:multiLevelType w:val="multilevel"/>
    <w:tmpl w:val="1C149AA4"/>
    <w:lvl w:ilvl="0">
      <w:start w:val="1"/>
      <w:numFmt w:val="bullet"/>
      <w:lvlText w:val=""/>
      <w:lvlJc w:val="left"/>
      <w:pPr>
        <w:tabs>
          <w:tab w:val="num" w:pos="2914"/>
        </w:tabs>
        <w:ind w:left="2914" w:hanging="362"/>
      </w:pPr>
      <w:rPr>
        <w:rFonts w:ascii="Symbol" w:hAnsi="Symbol" w:cs="Times New Roman" w:hint="default"/>
        <w:b w:val="0"/>
        <w:i w:val="0"/>
        <w:sz w:val="22"/>
        <w:szCs w:val="22"/>
      </w:rPr>
    </w:lvl>
    <w:lvl w:ilvl="1">
      <w:start w:val="1"/>
      <w:numFmt w:val="bullet"/>
      <w:lvlText w:val="-"/>
      <w:lvlJc w:val="left"/>
      <w:pPr>
        <w:tabs>
          <w:tab w:val="num" w:pos="3274"/>
        </w:tabs>
        <w:ind w:left="3255" w:hanging="341"/>
      </w:pPr>
      <w:rPr>
        <w:rFonts w:hint="default"/>
        <w:u w:val="none"/>
      </w:rPr>
    </w:lvl>
    <w:lvl w:ilvl="2">
      <w:start w:val="1"/>
      <w:numFmt w:val="bullet"/>
      <w:lvlText w:val=""/>
      <w:lvlJc w:val="left"/>
      <w:pPr>
        <w:tabs>
          <w:tab w:val="num" w:pos="3615"/>
        </w:tabs>
        <w:ind w:left="3595" w:hanging="340"/>
      </w:pPr>
      <w:rPr>
        <w:rFonts w:ascii="Symbol" w:hAnsi="Symbol" w:hint="default"/>
        <w:sz w:val="16"/>
        <w:u w:val="none"/>
      </w:rPr>
    </w:lvl>
    <w:lvl w:ilvl="3">
      <w:start w:val="1"/>
      <w:numFmt w:val="bullet"/>
      <w:lvlText w:val="-"/>
      <w:lvlJc w:val="left"/>
      <w:pPr>
        <w:tabs>
          <w:tab w:val="num" w:pos="3983"/>
        </w:tabs>
        <w:ind w:left="3963" w:hanging="340"/>
      </w:pPr>
      <w:rPr>
        <w:rFonts w:ascii="PMingLiU" w:eastAsia="PMingLiU" w:hint="eastAsia"/>
        <w:b w:val="0"/>
        <w:i w:val="0"/>
        <w:sz w:val="18"/>
        <w:u w:val="none"/>
      </w:rPr>
    </w:lvl>
    <w:lvl w:ilvl="4">
      <w:start w:val="1"/>
      <w:numFmt w:val="bullet"/>
      <w:lvlText w:val="&gt;"/>
      <w:lvlJc w:val="left"/>
      <w:pPr>
        <w:tabs>
          <w:tab w:val="num" w:pos="4366"/>
        </w:tabs>
        <w:ind w:left="4366" w:hanging="397"/>
      </w:pPr>
      <w:rPr>
        <w:rFonts w:ascii="MS PGothic" w:eastAsia="MS PGothic" w:hAnsi="MS PGothic" w:cs="Times New Roman" w:hint="eastAsia"/>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10" w15:restartNumberingAfterBreak="0">
    <w:nsid w:val="17BE0E62"/>
    <w:multiLevelType w:val="multilevel"/>
    <w:tmpl w:val="28A22B74"/>
    <w:lvl w:ilvl="0">
      <w:start w:val="1"/>
      <w:numFmt w:val="bullet"/>
      <w:pStyle w:val="ListBullet2wide"/>
      <w:lvlText w:val=""/>
      <w:lvlJc w:val="left"/>
      <w:pPr>
        <w:tabs>
          <w:tab w:val="num" w:pos="1666"/>
        </w:tabs>
        <w:ind w:left="1666" w:hanging="362"/>
      </w:pPr>
      <w:rPr>
        <w:rFonts w:ascii="Symbol" w:hAnsi="Symbol" w:cs="Times New Roman" w:hint="default"/>
        <w:b w:val="0"/>
        <w:i w:val="0"/>
        <w:sz w:val="22"/>
        <w:szCs w:val="22"/>
      </w:rPr>
    </w:lvl>
    <w:lvl w:ilvl="1">
      <w:start w:val="1"/>
      <w:numFmt w:val="bullet"/>
      <w:lvlText w:val="-"/>
      <w:lvlJc w:val="left"/>
      <w:pPr>
        <w:tabs>
          <w:tab w:val="num" w:pos="2026"/>
        </w:tabs>
        <w:ind w:left="2007" w:hanging="341"/>
      </w:pPr>
      <w:rPr>
        <w:rFonts w:hint="default"/>
        <w:u w:val="none"/>
      </w:rPr>
    </w:lvl>
    <w:lvl w:ilvl="2">
      <w:start w:val="1"/>
      <w:numFmt w:val="bullet"/>
      <w:lvlText w:val=""/>
      <w:lvlJc w:val="left"/>
      <w:pPr>
        <w:tabs>
          <w:tab w:val="num" w:pos="2367"/>
        </w:tabs>
        <w:ind w:left="2347" w:hanging="340"/>
      </w:pPr>
      <w:rPr>
        <w:rFonts w:ascii="Symbol" w:hAnsi="Symbol" w:hint="default"/>
        <w:sz w:val="16"/>
        <w:u w:val="none"/>
      </w:rPr>
    </w:lvl>
    <w:lvl w:ilvl="3">
      <w:start w:val="1"/>
      <w:numFmt w:val="bullet"/>
      <w:lvlText w:val="-"/>
      <w:lvlJc w:val="left"/>
      <w:pPr>
        <w:tabs>
          <w:tab w:val="num" w:pos="2736"/>
        </w:tabs>
        <w:ind w:left="2716" w:hanging="340"/>
      </w:pPr>
      <w:rPr>
        <w:rFonts w:ascii="PMingLiU" w:eastAsia="PMingLiU" w:hint="eastAsia"/>
        <w:b w:val="0"/>
        <w:i w:val="0"/>
        <w:sz w:val="16"/>
        <w:u w:val="none"/>
      </w:rPr>
    </w:lvl>
    <w:lvl w:ilvl="4">
      <w:start w:val="1"/>
      <w:numFmt w:val="bullet"/>
      <w:lvlText w:val="&gt;"/>
      <w:lvlJc w:val="left"/>
      <w:pPr>
        <w:tabs>
          <w:tab w:val="num" w:pos="3084"/>
        </w:tabs>
        <w:ind w:left="3084" w:hanging="368"/>
      </w:pPr>
      <w:rPr>
        <w:rFonts w:ascii="Times New Roman" w:hAnsi="Times New Roman" w:cs="Times New Roman" w:hint="default"/>
      </w:rPr>
    </w:lvl>
    <w:lvl w:ilvl="5">
      <w:start w:val="1"/>
      <w:numFmt w:val="decimal"/>
      <w:lvlText w:val="%1.%2.%3.%4.%5.%6"/>
      <w:lvlJc w:val="left"/>
      <w:pPr>
        <w:tabs>
          <w:tab w:val="num" w:pos="1757"/>
        </w:tabs>
        <w:ind w:left="1757" w:firstLine="0"/>
      </w:pPr>
      <w:rPr>
        <w:rFonts w:hint="default"/>
      </w:rPr>
    </w:lvl>
    <w:lvl w:ilvl="6">
      <w:start w:val="1"/>
      <w:numFmt w:val="decimal"/>
      <w:lvlText w:val="%1.%2.%3.%4.%5.%6.%7"/>
      <w:lvlJc w:val="left"/>
      <w:pPr>
        <w:tabs>
          <w:tab w:val="num" w:pos="1757"/>
        </w:tabs>
        <w:ind w:left="1757" w:firstLine="0"/>
      </w:pPr>
      <w:rPr>
        <w:rFonts w:hint="default"/>
      </w:rPr>
    </w:lvl>
    <w:lvl w:ilvl="7">
      <w:start w:val="1"/>
      <w:numFmt w:val="decimal"/>
      <w:lvlText w:val="%1.%2.%3.%4.%5.%6.%7.%8"/>
      <w:lvlJc w:val="left"/>
      <w:pPr>
        <w:tabs>
          <w:tab w:val="num" w:pos="1757"/>
        </w:tabs>
        <w:ind w:left="1757" w:firstLine="0"/>
      </w:pPr>
      <w:rPr>
        <w:rFonts w:hint="default"/>
      </w:rPr>
    </w:lvl>
    <w:lvl w:ilvl="8">
      <w:start w:val="1"/>
      <w:numFmt w:val="decimal"/>
      <w:lvlText w:val="%1.%2.%3.%4.%5.%6.%7.%8.%9"/>
      <w:lvlJc w:val="left"/>
      <w:pPr>
        <w:tabs>
          <w:tab w:val="num" w:pos="1757"/>
        </w:tabs>
        <w:ind w:left="1757" w:firstLine="0"/>
      </w:pPr>
      <w:rPr>
        <w:rFonts w:hint="default"/>
      </w:rPr>
    </w:lvl>
  </w:abstractNum>
  <w:abstractNum w:abstractNumId="11" w15:restartNumberingAfterBreak="0">
    <w:nsid w:val="203F536C"/>
    <w:multiLevelType w:val="multilevel"/>
    <w:tmpl w:val="0A3880A0"/>
    <w:lvl w:ilvl="0">
      <w:start w:val="1"/>
      <w:numFmt w:val="bullet"/>
      <w:lvlText w:val=""/>
      <w:lvlJc w:val="left"/>
      <w:pPr>
        <w:tabs>
          <w:tab w:val="num" w:pos="2914"/>
        </w:tabs>
        <w:ind w:left="2914" w:hanging="362"/>
      </w:pPr>
      <w:rPr>
        <w:rFonts w:ascii="Symbol" w:hAnsi="Symbol" w:cs="Times New Roman" w:hint="default"/>
        <w:b w:val="0"/>
        <w:i w:val="0"/>
        <w:sz w:val="22"/>
        <w:szCs w:val="22"/>
      </w:rPr>
    </w:lvl>
    <w:lvl w:ilvl="1">
      <w:start w:val="1"/>
      <w:numFmt w:val="bullet"/>
      <w:lvlText w:val="-"/>
      <w:lvlJc w:val="left"/>
      <w:pPr>
        <w:tabs>
          <w:tab w:val="num" w:pos="3274"/>
        </w:tabs>
        <w:ind w:left="3255" w:hanging="341"/>
      </w:pPr>
      <w:rPr>
        <w:rFonts w:hint="default"/>
        <w:u w:val="none"/>
      </w:rPr>
    </w:lvl>
    <w:lvl w:ilvl="2">
      <w:start w:val="1"/>
      <w:numFmt w:val="bullet"/>
      <w:lvlText w:val=""/>
      <w:lvlJc w:val="left"/>
      <w:pPr>
        <w:tabs>
          <w:tab w:val="num" w:pos="3615"/>
        </w:tabs>
        <w:ind w:left="3595" w:hanging="340"/>
      </w:pPr>
      <w:rPr>
        <w:rFonts w:ascii="Symbol" w:hAnsi="Symbol" w:hint="default"/>
        <w:sz w:val="16"/>
        <w:u w:val="none"/>
      </w:rPr>
    </w:lvl>
    <w:lvl w:ilvl="3">
      <w:start w:val="1"/>
      <w:numFmt w:val="bullet"/>
      <w:lvlText w:val="-"/>
      <w:lvlJc w:val="left"/>
      <w:pPr>
        <w:tabs>
          <w:tab w:val="num" w:pos="3983"/>
        </w:tabs>
        <w:ind w:left="3963" w:hanging="340"/>
      </w:pPr>
      <w:rPr>
        <w:rFonts w:ascii="PMingLiU" w:eastAsia="PMingLiU" w:hint="eastAsia"/>
        <w:b w:val="0"/>
        <w:i w:val="0"/>
        <w:sz w:val="16"/>
        <w:u w:val="none"/>
      </w:rPr>
    </w:lvl>
    <w:lvl w:ilvl="4">
      <w:start w:val="1"/>
      <w:numFmt w:val="bullet"/>
      <w:lvlText w:val="&gt;"/>
      <w:lvlJc w:val="left"/>
      <w:pPr>
        <w:tabs>
          <w:tab w:val="num" w:pos="4366"/>
        </w:tabs>
        <w:ind w:left="4366" w:hanging="397"/>
      </w:pPr>
      <w:rPr>
        <w:rFonts w:ascii="Times New Roman" w:hAnsi="Times New Roman" w:cs="Times New Roman" w:hint="default"/>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12" w15:restartNumberingAfterBreak="0">
    <w:nsid w:val="260E3179"/>
    <w:multiLevelType w:val="multilevel"/>
    <w:tmpl w:val="4CC24214"/>
    <w:lvl w:ilvl="0">
      <w:start w:val="1"/>
      <w:numFmt w:val="decimal"/>
      <w:pStyle w:val="ListNumber2"/>
      <w:lvlText w:val="%1"/>
      <w:lvlJc w:val="left"/>
      <w:pPr>
        <w:tabs>
          <w:tab w:val="num" w:pos="1673"/>
        </w:tabs>
        <w:ind w:left="1673" w:hanging="369"/>
      </w:pPr>
      <w:rPr>
        <w:rFonts w:hint="default"/>
      </w:rPr>
    </w:lvl>
    <w:lvl w:ilvl="1">
      <w:start w:val="1"/>
      <w:numFmt w:val="decimal"/>
      <w:lvlText w:val="%1.%2"/>
      <w:lvlJc w:val="left"/>
      <w:pPr>
        <w:tabs>
          <w:tab w:val="num" w:pos="2240"/>
        </w:tabs>
        <w:ind w:left="2240" w:hanging="567"/>
      </w:pPr>
      <w:rPr>
        <w:rFonts w:hint="default"/>
      </w:rPr>
    </w:lvl>
    <w:lvl w:ilvl="2">
      <w:start w:val="1"/>
      <w:numFmt w:val="decimal"/>
      <w:lvlText w:val="%1.%2.%3"/>
      <w:lvlJc w:val="left"/>
      <w:pPr>
        <w:tabs>
          <w:tab w:val="num" w:pos="2920"/>
        </w:tabs>
        <w:ind w:left="2920" w:hanging="680"/>
      </w:pPr>
      <w:rPr>
        <w:rFonts w:hint="default"/>
      </w:rPr>
    </w:lvl>
    <w:lvl w:ilvl="3">
      <w:start w:val="1"/>
      <w:numFmt w:val="decimal"/>
      <w:lvlText w:val="%1.%2.%3.%4"/>
      <w:lvlJc w:val="left"/>
      <w:pPr>
        <w:tabs>
          <w:tab w:val="num" w:pos="3799"/>
        </w:tabs>
        <w:ind w:left="3799" w:hanging="879"/>
      </w:pPr>
      <w:rPr>
        <w:rFonts w:hint="default"/>
      </w:rPr>
    </w:lvl>
    <w:lvl w:ilvl="4">
      <w:start w:val="1"/>
      <w:numFmt w:val="decimal"/>
      <w:lvlText w:val="%1.%2.%3.%4.%5."/>
      <w:lvlJc w:val="left"/>
      <w:pPr>
        <w:tabs>
          <w:tab w:val="num" w:pos="-8423"/>
        </w:tabs>
        <w:ind w:left="-8713" w:hanging="788"/>
      </w:pPr>
      <w:rPr>
        <w:rFonts w:hint="default"/>
      </w:rPr>
    </w:lvl>
    <w:lvl w:ilvl="5">
      <w:start w:val="1"/>
      <w:numFmt w:val="decimal"/>
      <w:lvlText w:val="%1.%2.%3.%4.%5.%6."/>
      <w:lvlJc w:val="left"/>
      <w:pPr>
        <w:tabs>
          <w:tab w:val="num" w:pos="-7703"/>
        </w:tabs>
        <w:ind w:left="-8208" w:hanging="935"/>
      </w:pPr>
      <w:rPr>
        <w:rFonts w:hint="default"/>
      </w:rPr>
    </w:lvl>
    <w:lvl w:ilvl="6">
      <w:numFmt w:val="none"/>
      <w:lvlText w:val=""/>
      <w:lvlJc w:val="left"/>
      <w:pPr>
        <w:tabs>
          <w:tab w:val="num" w:pos="360"/>
        </w:tabs>
      </w:pPr>
    </w:lvl>
    <w:lvl w:ilvl="7">
      <w:start w:val="1"/>
      <w:numFmt w:val="decimal"/>
      <w:lvlText w:val="%1.%2.%3.%4.%5.%6.%7.%8."/>
      <w:lvlJc w:val="left"/>
      <w:pPr>
        <w:tabs>
          <w:tab w:val="num" w:pos="-6621"/>
        </w:tabs>
        <w:ind w:left="-7199" w:hanging="1224"/>
      </w:pPr>
      <w:rPr>
        <w:rFonts w:hint="default"/>
      </w:rPr>
    </w:lvl>
    <w:lvl w:ilvl="8">
      <w:start w:val="1"/>
      <w:numFmt w:val="decimal"/>
      <w:lvlText w:val="%1.%2.%3.%4.%5.%6.%7.%8.%9."/>
      <w:lvlJc w:val="left"/>
      <w:pPr>
        <w:tabs>
          <w:tab w:val="num" w:pos="-6263"/>
        </w:tabs>
        <w:ind w:left="-6621" w:hanging="1440"/>
      </w:pPr>
      <w:rPr>
        <w:rFonts w:hint="default"/>
      </w:rPr>
    </w:lvl>
  </w:abstractNum>
  <w:abstractNum w:abstractNumId="13" w15:restartNumberingAfterBreak="0">
    <w:nsid w:val="264269B4"/>
    <w:multiLevelType w:val="hybridMultilevel"/>
    <w:tmpl w:val="19EA96F8"/>
    <w:lvl w:ilvl="0" w:tplc="0456A89E">
      <w:start w:val="1"/>
      <w:numFmt w:val="decimal"/>
      <w:lvlText w:val="[%1]"/>
      <w:lvlJc w:val="left"/>
      <w:pPr>
        <w:tabs>
          <w:tab w:val="num" w:pos="3289"/>
        </w:tabs>
        <w:ind w:left="3289" w:hanging="737"/>
      </w:pPr>
      <w:rPr>
        <w:rFonts w:hint="default"/>
      </w:rPr>
    </w:lvl>
    <w:lvl w:ilvl="1" w:tplc="65BEC2F4" w:tentative="1">
      <w:start w:val="1"/>
      <w:numFmt w:val="lowerLetter"/>
      <w:lvlText w:val="%2."/>
      <w:lvlJc w:val="left"/>
      <w:pPr>
        <w:tabs>
          <w:tab w:val="num" w:pos="1440"/>
        </w:tabs>
        <w:ind w:left="1440" w:hanging="360"/>
      </w:pPr>
    </w:lvl>
    <w:lvl w:ilvl="2" w:tplc="807A2B8E" w:tentative="1">
      <w:start w:val="1"/>
      <w:numFmt w:val="lowerRoman"/>
      <w:lvlText w:val="%3."/>
      <w:lvlJc w:val="right"/>
      <w:pPr>
        <w:tabs>
          <w:tab w:val="num" w:pos="2160"/>
        </w:tabs>
        <w:ind w:left="2160" w:hanging="180"/>
      </w:pPr>
    </w:lvl>
    <w:lvl w:ilvl="3" w:tplc="5A44713A" w:tentative="1">
      <w:start w:val="1"/>
      <w:numFmt w:val="decimal"/>
      <w:lvlText w:val="%4."/>
      <w:lvlJc w:val="left"/>
      <w:pPr>
        <w:tabs>
          <w:tab w:val="num" w:pos="2880"/>
        </w:tabs>
        <w:ind w:left="2880" w:hanging="360"/>
      </w:pPr>
    </w:lvl>
    <w:lvl w:ilvl="4" w:tplc="3D543AD2" w:tentative="1">
      <w:start w:val="1"/>
      <w:numFmt w:val="lowerLetter"/>
      <w:lvlText w:val="%5."/>
      <w:lvlJc w:val="left"/>
      <w:pPr>
        <w:tabs>
          <w:tab w:val="num" w:pos="3600"/>
        </w:tabs>
        <w:ind w:left="3600" w:hanging="360"/>
      </w:pPr>
    </w:lvl>
    <w:lvl w:ilvl="5" w:tplc="1D4AE1FC" w:tentative="1">
      <w:start w:val="1"/>
      <w:numFmt w:val="lowerRoman"/>
      <w:lvlText w:val="%6."/>
      <w:lvlJc w:val="right"/>
      <w:pPr>
        <w:tabs>
          <w:tab w:val="num" w:pos="4320"/>
        </w:tabs>
        <w:ind w:left="4320" w:hanging="180"/>
      </w:pPr>
    </w:lvl>
    <w:lvl w:ilvl="6" w:tplc="35CE98F4" w:tentative="1">
      <w:start w:val="1"/>
      <w:numFmt w:val="decimal"/>
      <w:lvlText w:val="%7."/>
      <w:lvlJc w:val="left"/>
      <w:pPr>
        <w:tabs>
          <w:tab w:val="num" w:pos="5040"/>
        </w:tabs>
        <w:ind w:left="5040" w:hanging="360"/>
      </w:pPr>
    </w:lvl>
    <w:lvl w:ilvl="7" w:tplc="32F2E544" w:tentative="1">
      <w:start w:val="1"/>
      <w:numFmt w:val="lowerLetter"/>
      <w:lvlText w:val="%8."/>
      <w:lvlJc w:val="left"/>
      <w:pPr>
        <w:tabs>
          <w:tab w:val="num" w:pos="5760"/>
        </w:tabs>
        <w:ind w:left="5760" w:hanging="360"/>
      </w:pPr>
    </w:lvl>
    <w:lvl w:ilvl="8" w:tplc="17DCD360" w:tentative="1">
      <w:start w:val="1"/>
      <w:numFmt w:val="lowerRoman"/>
      <w:lvlText w:val="%9."/>
      <w:lvlJc w:val="right"/>
      <w:pPr>
        <w:tabs>
          <w:tab w:val="num" w:pos="6480"/>
        </w:tabs>
        <w:ind w:left="6480" w:hanging="180"/>
      </w:pPr>
    </w:lvl>
  </w:abstractNum>
  <w:abstractNum w:abstractNumId="14" w15:restartNumberingAfterBreak="0">
    <w:nsid w:val="33574FB8"/>
    <w:multiLevelType w:val="hybridMultilevel"/>
    <w:tmpl w:val="F6DA97EE"/>
    <w:lvl w:ilvl="0" w:tplc="04090001">
      <w:start w:val="1"/>
      <w:numFmt w:val="bullet"/>
      <w:lvlText w:val=""/>
      <w:lvlJc w:val="left"/>
      <w:pPr>
        <w:ind w:left="2024" w:hanging="360"/>
      </w:pPr>
      <w:rPr>
        <w:rFonts w:ascii="Symbol" w:hAnsi="Symbol" w:hint="default"/>
      </w:rPr>
    </w:lvl>
    <w:lvl w:ilvl="1" w:tplc="04090003" w:tentative="1">
      <w:start w:val="1"/>
      <w:numFmt w:val="bullet"/>
      <w:lvlText w:val="o"/>
      <w:lvlJc w:val="left"/>
      <w:pPr>
        <w:ind w:left="2744" w:hanging="360"/>
      </w:pPr>
      <w:rPr>
        <w:rFonts w:ascii="Courier New" w:hAnsi="Courier New" w:cs="Courier New" w:hint="default"/>
      </w:rPr>
    </w:lvl>
    <w:lvl w:ilvl="2" w:tplc="04090005" w:tentative="1">
      <w:start w:val="1"/>
      <w:numFmt w:val="bullet"/>
      <w:lvlText w:val=""/>
      <w:lvlJc w:val="left"/>
      <w:pPr>
        <w:ind w:left="3464" w:hanging="360"/>
      </w:pPr>
      <w:rPr>
        <w:rFonts w:ascii="Wingdings" w:hAnsi="Wingdings" w:hint="default"/>
      </w:rPr>
    </w:lvl>
    <w:lvl w:ilvl="3" w:tplc="04090001" w:tentative="1">
      <w:start w:val="1"/>
      <w:numFmt w:val="bullet"/>
      <w:lvlText w:val=""/>
      <w:lvlJc w:val="left"/>
      <w:pPr>
        <w:ind w:left="4184" w:hanging="360"/>
      </w:pPr>
      <w:rPr>
        <w:rFonts w:ascii="Symbol" w:hAnsi="Symbol" w:hint="default"/>
      </w:rPr>
    </w:lvl>
    <w:lvl w:ilvl="4" w:tplc="04090003" w:tentative="1">
      <w:start w:val="1"/>
      <w:numFmt w:val="bullet"/>
      <w:lvlText w:val="o"/>
      <w:lvlJc w:val="left"/>
      <w:pPr>
        <w:ind w:left="4904" w:hanging="360"/>
      </w:pPr>
      <w:rPr>
        <w:rFonts w:ascii="Courier New" w:hAnsi="Courier New" w:cs="Courier New" w:hint="default"/>
      </w:rPr>
    </w:lvl>
    <w:lvl w:ilvl="5" w:tplc="04090005" w:tentative="1">
      <w:start w:val="1"/>
      <w:numFmt w:val="bullet"/>
      <w:lvlText w:val=""/>
      <w:lvlJc w:val="left"/>
      <w:pPr>
        <w:ind w:left="5624" w:hanging="360"/>
      </w:pPr>
      <w:rPr>
        <w:rFonts w:ascii="Wingdings" w:hAnsi="Wingdings" w:hint="default"/>
      </w:rPr>
    </w:lvl>
    <w:lvl w:ilvl="6" w:tplc="04090001" w:tentative="1">
      <w:start w:val="1"/>
      <w:numFmt w:val="bullet"/>
      <w:lvlText w:val=""/>
      <w:lvlJc w:val="left"/>
      <w:pPr>
        <w:ind w:left="6344" w:hanging="360"/>
      </w:pPr>
      <w:rPr>
        <w:rFonts w:ascii="Symbol" w:hAnsi="Symbol" w:hint="default"/>
      </w:rPr>
    </w:lvl>
    <w:lvl w:ilvl="7" w:tplc="04090003" w:tentative="1">
      <w:start w:val="1"/>
      <w:numFmt w:val="bullet"/>
      <w:lvlText w:val="o"/>
      <w:lvlJc w:val="left"/>
      <w:pPr>
        <w:ind w:left="7064" w:hanging="360"/>
      </w:pPr>
      <w:rPr>
        <w:rFonts w:ascii="Courier New" w:hAnsi="Courier New" w:cs="Courier New" w:hint="default"/>
      </w:rPr>
    </w:lvl>
    <w:lvl w:ilvl="8" w:tplc="04090005" w:tentative="1">
      <w:start w:val="1"/>
      <w:numFmt w:val="bullet"/>
      <w:lvlText w:val=""/>
      <w:lvlJc w:val="left"/>
      <w:pPr>
        <w:ind w:left="7784" w:hanging="360"/>
      </w:pPr>
      <w:rPr>
        <w:rFonts w:ascii="Wingdings" w:hAnsi="Wingdings" w:hint="default"/>
      </w:rPr>
    </w:lvl>
  </w:abstractNum>
  <w:abstractNum w:abstractNumId="15" w15:restartNumberingAfterBreak="0">
    <w:nsid w:val="3C665B69"/>
    <w:multiLevelType w:val="hybridMultilevel"/>
    <w:tmpl w:val="0DDAD44C"/>
    <w:lvl w:ilvl="0" w:tplc="23141844">
      <w:start w:val="1"/>
      <w:numFmt w:val="decimal"/>
      <w:pStyle w:val="Listnumbersinglelinewide"/>
      <w:lvlText w:val="%1"/>
      <w:lvlJc w:val="left"/>
      <w:pPr>
        <w:tabs>
          <w:tab w:val="num" w:pos="1673"/>
        </w:tabs>
        <w:ind w:left="1673" w:hanging="369"/>
      </w:pPr>
      <w:rPr>
        <w:rFonts w:hint="default"/>
      </w:rPr>
    </w:lvl>
    <w:lvl w:ilvl="1" w:tplc="6F0C7738" w:tentative="1">
      <w:start w:val="1"/>
      <w:numFmt w:val="lowerLetter"/>
      <w:lvlText w:val="%2."/>
      <w:lvlJc w:val="left"/>
      <w:pPr>
        <w:tabs>
          <w:tab w:val="num" w:pos="1440"/>
        </w:tabs>
        <w:ind w:left="1440" w:hanging="360"/>
      </w:pPr>
    </w:lvl>
    <w:lvl w:ilvl="2" w:tplc="1152F8D8" w:tentative="1">
      <w:start w:val="1"/>
      <w:numFmt w:val="lowerRoman"/>
      <w:lvlText w:val="%3."/>
      <w:lvlJc w:val="right"/>
      <w:pPr>
        <w:tabs>
          <w:tab w:val="num" w:pos="2160"/>
        </w:tabs>
        <w:ind w:left="2160" w:hanging="180"/>
      </w:pPr>
    </w:lvl>
    <w:lvl w:ilvl="3" w:tplc="0C8CCC6C" w:tentative="1">
      <w:start w:val="1"/>
      <w:numFmt w:val="decimal"/>
      <w:lvlText w:val="%4."/>
      <w:lvlJc w:val="left"/>
      <w:pPr>
        <w:tabs>
          <w:tab w:val="num" w:pos="2880"/>
        </w:tabs>
        <w:ind w:left="2880" w:hanging="360"/>
      </w:pPr>
    </w:lvl>
    <w:lvl w:ilvl="4" w:tplc="F1341ADE" w:tentative="1">
      <w:start w:val="1"/>
      <w:numFmt w:val="lowerLetter"/>
      <w:lvlText w:val="%5."/>
      <w:lvlJc w:val="left"/>
      <w:pPr>
        <w:tabs>
          <w:tab w:val="num" w:pos="3600"/>
        </w:tabs>
        <w:ind w:left="3600" w:hanging="360"/>
      </w:pPr>
    </w:lvl>
    <w:lvl w:ilvl="5" w:tplc="16529366" w:tentative="1">
      <w:start w:val="1"/>
      <w:numFmt w:val="lowerRoman"/>
      <w:lvlText w:val="%6."/>
      <w:lvlJc w:val="right"/>
      <w:pPr>
        <w:tabs>
          <w:tab w:val="num" w:pos="4320"/>
        </w:tabs>
        <w:ind w:left="4320" w:hanging="180"/>
      </w:pPr>
    </w:lvl>
    <w:lvl w:ilvl="6" w:tplc="4E544764" w:tentative="1">
      <w:start w:val="1"/>
      <w:numFmt w:val="decimal"/>
      <w:lvlText w:val="%7."/>
      <w:lvlJc w:val="left"/>
      <w:pPr>
        <w:tabs>
          <w:tab w:val="num" w:pos="5040"/>
        </w:tabs>
        <w:ind w:left="5040" w:hanging="360"/>
      </w:pPr>
    </w:lvl>
    <w:lvl w:ilvl="7" w:tplc="195C2F58" w:tentative="1">
      <w:start w:val="1"/>
      <w:numFmt w:val="lowerLetter"/>
      <w:lvlText w:val="%8."/>
      <w:lvlJc w:val="left"/>
      <w:pPr>
        <w:tabs>
          <w:tab w:val="num" w:pos="5760"/>
        </w:tabs>
        <w:ind w:left="5760" w:hanging="360"/>
      </w:pPr>
    </w:lvl>
    <w:lvl w:ilvl="8" w:tplc="92182BE6" w:tentative="1">
      <w:start w:val="1"/>
      <w:numFmt w:val="lowerRoman"/>
      <w:lvlText w:val="%9."/>
      <w:lvlJc w:val="right"/>
      <w:pPr>
        <w:tabs>
          <w:tab w:val="num" w:pos="6480"/>
        </w:tabs>
        <w:ind w:left="6480" w:hanging="180"/>
      </w:pPr>
    </w:lvl>
  </w:abstractNum>
  <w:abstractNum w:abstractNumId="16" w15:restartNumberingAfterBreak="0">
    <w:nsid w:val="3C7C19EB"/>
    <w:multiLevelType w:val="hybridMultilevel"/>
    <w:tmpl w:val="21C83B50"/>
    <w:lvl w:ilvl="0" w:tplc="9C76CB9E">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abstractNum w:abstractNumId="17" w15:restartNumberingAfterBreak="0">
    <w:nsid w:val="3F8338EA"/>
    <w:multiLevelType w:val="hybridMultilevel"/>
    <w:tmpl w:val="6DB67FAC"/>
    <w:lvl w:ilvl="0" w:tplc="247E5D0E">
      <w:start w:val="1"/>
      <w:numFmt w:val="decimal"/>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52675FD"/>
    <w:multiLevelType w:val="hybridMultilevel"/>
    <w:tmpl w:val="87D812BA"/>
    <w:lvl w:ilvl="0" w:tplc="5A7EF682">
      <w:start w:val="1"/>
      <w:numFmt w:val="lowerLetter"/>
      <w:pStyle w:val="Listabcdoub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6D87D36"/>
    <w:multiLevelType w:val="multilevel"/>
    <w:tmpl w:val="B48A843C"/>
    <w:lvl w:ilvl="0">
      <w:start w:val="1"/>
      <w:numFmt w:val="bullet"/>
      <w:pStyle w:val="ListBulletwide"/>
      <w:lvlText w:val=""/>
      <w:lvlJc w:val="left"/>
      <w:pPr>
        <w:tabs>
          <w:tab w:val="num" w:pos="1666"/>
        </w:tabs>
        <w:ind w:left="1666" w:hanging="362"/>
      </w:pPr>
      <w:rPr>
        <w:rFonts w:ascii="Symbol" w:hAnsi="Symbol" w:cs="Times New Roman" w:hint="default"/>
        <w:b w:val="0"/>
        <w:i w:val="0"/>
        <w:sz w:val="22"/>
        <w:szCs w:val="22"/>
      </w:rPr>
    </w:lvl>
    <w:lvl w:ilvl="1">
      <w:start w:val="1"/>
      <w:numFmt w:val="bullet"/>
      <w:lvlText w:val="-"/>
      <w:lvlJc w:val="left"/>
      <w:pPr>
        <w:tabs>
          <w:tab w:val="num" w:pos="2026"/>
        </w:tabs>
        <w:ind w:left="2007" w:hanging="341"/>
      </w:pPr>
      <w:rPr>
        <w:rFonts w:hint="default"/>
        <w:u w:val="none"/>
      </w:rPr>
    </w:lvl>
    <w:lvl w:ilvl="2">
      <w:start w:val="1"/>
      <w:numFmt w:val="bullet"/>
      <w:lvlText w:val=""/>
      <w:lvlJc w:val="left"/>
      <w:pPr>
        <w:tabs>
          <w:tab w:val="num" w:pos="2367"/>
        </w:tabs>
        <w:ind w:left="2347" w:hanging="340"/>
      </w:pPr>
      <w:rPr>
        <w:rFonts w:ascii="Symbol" w:hAnsi="Symbol" w:hint="default"/>
        <w:sz w:val="16"/>
        <w:u w:val="none"/>
      </w:rPr>
    </w:lvl>
    <w:lvl w:ilvl="3">
      <w:start w:val="1"/>
      <w:numFmt w:val="bullet"/>
      <w:lvlText w:val="-"/>
      <w:lvlJc w:val="left"/>
      <w:pPr>
        <w:tabs>
          <w:tab w:val="num" w:pos="2736"/>
        </w:tabs>
        <w:ind w:left="2716" w:hanging="340"/>
      </w:pPr>
      <w:rPr>
        <w:rFonts w:hint="default"/>
        <w:b w:val="0"/>
        <w:i w:val="0"/>
        <w:sz w:val="16"/>
        <w:u w:val="none"/>
      </w:rPr>
    </w:lvl>
    <w:lvl w:ilvl="4">
      <w:start w:val="1"/>
      <w:numFmt w:val="bullet"/>
      <w:lvlText w:val="&gt;"/>
      <w:lvlJc w:val="left"/>
      <w:pPr>
        <w:tabs>
          <w:tab w:val="num" w:pos="3084"/>
        </w:tabs>
        <w:ind w:left="3084" w:hanging="368"/>
      </w:pPr>
      <w:rPr>
        <w:rFonts w:ascii="Times New Roman" w:hAnsi="Times New Roman" w:cs="Times New Roman" w:hint="default"/>
      </w:rPr>
    </w:lvl>
    <w:lvl w:ilvl="5">
      <w:start w:val="1"/>
      <w:numFmt w:val="decimal"/>
      <w:lvlText w:val="%1.%2.%3.%4.%5.%6"/>
      <w:lvlJc w:val="left"/>
      <w:pPr>
        <w:tabs>
          <w:tab w:val="num" w:pos="1757"/>
        </w:tabs>
        <w:ind w:left="1757" w:firstLine="0"/>
      </w:pPr>
      <w:rPr>
        <w:rFonts w:hint="default"/>
      </w:rPr>
    </w:lvl>
    <w:lvl w:ilvl="6">
      <w:start w:val="1"/>
      <w:numFmt w:val="decimal"/>
      <w:lvlText w:val="%1.%2.%3.%4.%5.%6.%7"/>
      <w:lvlJc w:val="left"/>
      <w:pPr>
        <w:tabs>
          <w:tab w:val="num" w:pos="1757"/>
        </w:tabs>
        <w:ind w:left="1757" w:firstLine="0"/>
      </w:pPr>
      <w:rPr>
        <w:rFonts w:hint="default"/>
      </w:rPr>
    </w:lvl>
    <w:lvl w:ilvl="7">
      <w:start w:val="1"/>
      <w:numFmt w:val="decimal"/>
      <w:lvlText w:val="%1.%2.%3.%4.%5.%6.%7.%8"/>
      <w:lvlJc w:val="left"/>
      <w:pPr>
        <w:tabs>
          <w:tab w:val="num" w:pos="1757"/>
        </w:tabs>
        <w:ind w:left="1757" w:firstLine="0"/>
      </w:pPr>
      <w:rPr>
        <w:rFonts w:hint="default"/>
      </w:rPr>
    </w:lvl>
    <w:lvl w:ilvl="8">
      <w:start w:val="1"/>
      <w:numFmt w:val="decimal"/>
      <w:lvlText w:val="%1.%2.%3.%4.%5.%6.%7.%8.%9"/>
      <w:lvlJc w:val="left"/>
      <w:pPr>
        <w:tabs>
          <w:tab w:val="num" w:pos="1757"/>
        </w:tabs>
        <w:ind w:left="1757" w:firstLine="0"/>
      </w:pPr>
      <w:rPr>
        <w:rFonts w:hint="default"/>
      </w:rPr>
    </w:lvl>
  </w:abstractNum>
  <w:abstractNum w:abstractNumId="20" w15:restartNumberingAfterBreak="0">
    <w:nsid w:val="518D62F4"/>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569E3450"/>
    <w:multiLevelType w:val="hybridMultilevel"/>
    <w:tmpl w:val="9B3E3828"/>
    <w:lvl w:ilvl="0" w:tplc="16A66378">
      <w:start w:val="1"/>
      <w:numFmt w:val="decimal"/>
      <w:lvlText w:val="%1"/>
      <w:lvlJc w:val="left"/>
      <w:pPr>
        <w:tabs>
          <w:tab w:val="num" w:pos="2920"/>
        </w:tabs>
        <w:ind w:left="2920" w:hanging="368"/>
      </w:pPr>
      <w:rPr>
        <w:rFonts w:hint="default"/>
      </w:rPr>
    </w:lvl>
    <w:lvl w:ilvl="1" w:tplc="55CA7B3A" w:tentative="1">
      <w:start w:val="1"/>
      <w:numFmt w:val="lowerLetter"/>
      <w:lvlText w:val="%2."/>
      <w:lvlJc w:val="left"/>
      <w:pPr>
        <w:tabs>
          <w:tab w:val="num" w:pos="1440"/>
        </w:tabs>
        <w:ind w:left="1440" w:hanging="360"/>
      </w:pPr>
    </w:lvl>
    <w:lvl w:ilvl="2" w:tplc="076C3546" w:tentative="1">
      <w:start w:val="1"/>
      <w:numFmt w:val="lowerRoman"/>
      <w:lvlText w:val="%3."/>
      <w:lvlJc w:val="right"/>
      <w:pPr>
        <w:tabs>
          <w:tab w:val="num" w:pos="2160"/>
        </w:tabs>
        <w:ind w:left="2160" w:hanging="180"/>
      </w:pPr>
    </w:lvl>
    <w:lvl w:ilvl="3" w:tplc="30AC8F48" w:tentative="1">
      <w:start w:val="1"/>
      <w:numFmt w:val="decimal"/>
      <w:lvlText w:val="%4."/>
      <w:lvlJc w:val="left"/>
      <w:pPr>
        <w:tabs>
          <w:tab w:val="num" w:pos="2880"/>
        </w:tabs>
        <w:ind w:left="2880" w:hanging="360"/>
      </w:pPr>
    </w:lvl>
    <w:lvl w:ilvl="4" w:tplc="22DA6356" w:tentative="1">
      <w:start w:val="1"/>
      <w:numFmt w:val="lowerLetter"/>
      <w:lvlText w:val="%5."/>
      <w:lvlJc w:val="left"/>
      <w:pPr>
        <w:tabs>
          <w:tab w:val="num" w:pos="3600"/>
        </w:tabs>
        <w:ind w:left="3600" w:hanging="360"/>
      </w:pPr>
    </w:lvl>
    <w:lvl w:ilvl="5" w:tplc="6C4C0AE6" w:tentative="1">
      <w:start w:val="1"/>
      <w:numFmt w:val="lowerRoman"/>
      <w:lvlText w:val="%6."/>
      <w:lvlJc w:val="right"/>
      <w:pPr>
        <w:tabs>
          <w:tab w:val="num" w:pos="4320"/>
        </w:tabs>
        <w:ind w:left="4320" w:hanging="180"/>
      </w:pPr>
    </w:lvl>
    <w:lvl w:ilvl="6" w:tplc="724AFAB0" w:tentative="1">
      <w:start w:val="1"/>
      <w:numFmt w:val="decimal"/>
      <w:lvlText w:val="%7."/>
      <w:lvlJc w:val="left"/>
      <w:pPr>
        <w:tabs>
          <w:tab w:val="num" w:pos="5040"/>
        </w:tabs>
        <w:ind w:left="5040" w:hanging="360"/>
      </w:pPr>
    </w:lvl>
    <w:lvl w:ilvl="7" w:tplc="DB4EBBF8" w:tentative="1">
      <w:start w:val="1"/>
      <w:numFmt w:val="lowerLetter"/>
      <w:lvlText w:val="%8."/>
      <w:lvlJc w:val="left"/>
      <w:pPr>
        <w:tabs>
          <w:tab w:val="num" w:pos="5760"/>
        </w:tabs>
        <w:ind w:left="5760" w:hanging="360"/>
      </w:pPr>
    </w:lvl>
    <w:lvl w:ilvl="8" w:tplc="AA9A6D90" w:tentative="1">
      <w:start w:val="1"/>
      <w:numFmt w:val="lowerRoman"/>
      <w:lvlText w:val="%9."/>
      <w:lvlJc w:val="right"/>
      <w:pPr>
        <w:tabs>
          <w:tab w:val="num" w:pos="6480"/>
        </w:tabs>
        <w:ind w:left="6480" w:hanging="180"/>
      </w:pPr>
    </w:lvl>
  </w:abstractNum>
  <w:abstractNum w:abstractNumId="22" w15:restartNumberingAfterBreak="0">
    <w:nsid w:val="5FFD2D9D"/>
    <w:multiLevelType w:val="multilevel"/>
    <w:tmpl w:val="8CB802CC"/>
    <w:lvl w:ilvl="0">
      <w:start w:val="1"/>
      <w:numFmt w:val="decimal"/>
      <w:lvlRestart w:val="0"/>
      <w:lvlText w:val="%1"/>
      <w:lvlJc w:val="left"/>
      <w:pPr>
        <w:tabs>
          <w:tab w:val="num" w:pos="2920"/>
        </w:tabs>
        <w:ind w:left="2920" w:hanging="368"/>
      </w:pPr>
      <w:rPr>
        <w:rFonts w:hint="default"/>
      </w:rPr>
    </w:lvl>
    <w:lvl w:ilvl="1">
      <w:start w:val="1"/>
      <w:numFmt w:val="decimal"/>
      <w:lvlText w:val="%1.%2"/>
      <w:lvlJc w:val="left"/>
      <w:pPr>
        <w:tabs>
          <w:tab w:val="num" w:pos="3487"/>
        </w:tabs>
        <w:ind w:left="3487" w:hanging="567"/>
      </w:pPr>
      <w:rPr>
        <w:rFonts w:hint="default"/>
      </w:rPr>
    </w:lvl>
    <w:lvl w:ilvl="2">
      <w:start w:val="1"/>
      <w:numFmt w:val="decimal"/>
      <w:lvlText w:val="%1.%2.%3"/>
      <w:lvlJc w:val="left"/>
      <w:pPr>
        <w:tabs>
          <w:tab w:val="num" w:pos="4167"/>
        </w:tabs>
        <w:ind w:left="4167" w:hanging="680"/>
      </w:pPr>
      <w:rPr>
        <w:rFonts w:hint="default"/>
      </w:rPr>
    </w:lvl>
    <w:lvl w:ilvl="3">
      <w:start w:val="1"/>
      <w:numFmt w:val="decimal"/>
      <w:lvlText w:val="%1.%2.%3.%4"/>
      <w:lvlJc w:val="left"/>
      <w:pPr>
        <w:tabs>
          <w:tab w:val="num" w:pos="5046"/>
        </w:tabs>
        <w:ind w:left="5046" w:hanging="879"/>
      </w:pPr>
      <w:rPr>
        <w:rFonts w:hint="default"/>
      </w:rPr>
    </w:lvl>
    <w:lvl w:ilvl="4">
      <w:start w:val="1"/>
      <w:numFmt w:val="decimal"/>
      <w:lvlText w:val="%1.%2.%3.%4.%5."/>
      <w:lvlJc w:val="left"/>
      <w:pPr>
        <w:tabs>
          <w:tab w:val="num" w:pos="-5136"/>
        </w:tabs>
        <w:ind w:left="-5424" w:hanging="792"/>
      </w:pPr>
      <w:rPr>
        <w:rFonts w:hint="default"/>
      </w:rPr>
    </w:lvl>
    <w:lvl w:ilvl="5">
      <w:start w:val="1"/>
      <w:numFmt w:val="decimal"/>
      <w:lvlText w:val="%1.%2.%3.%4.%5.%6."/>
      <w:lvlJc w:val="left"/>
      <w:pPr>
        <w:tabs>
          <w:tab w:val="num" w:pos="-4416"/>
        </w:tabs>
        <w:ind w:left="-4920" w:hanging="936"/>
      </w:pPr>
      <w:rPr>
        <w:rFonts w:hint="default"/>
      </w:rPr>
    </w:lvl>
    <w:lvl w:ilvl="6">
      <w:start w:val="1"/>
      <w:numFmt w:val="decimal"/>
      <w:lvlText w:val="%1.%2.%3.%4.%5.%6.%7."/>
      <w:lvlJc w:val="left"/>
      <w:pPr>
        <w:tabs>
          <w:tab w:val="num" w:pos="-4056"/>
        </w:tabs>
        <w:ind w:left="-4416" w:hanging="1080"/>
      </w:pPr>
      <w:rPr>
        <w:rFonts w:hint="default"/>
      </w:rPr>
    </w:lvl>
    <w:lvl w:ilvl="7">
      <w:start w:val="1"/>
      <w:numFmt w:val="decimal"/>
      <w:lvlText w:val="%1.%2.%3.%4.%5.%6.%7.%8."/>
      <w:lvlJc w:val="left"/>
      <w:pPr>
        <w:tabs>
          <w:tab w:val="num" w:pos="-3336"/>
        </w:tabs>
        <w:ind w:left="-3912" w:hanging="1224"/>
      </w:pPr>
      <w:rPr>
        <w:rFonts w:hint="default"/>
      </w:rPr>
    </w:lvl>
    <w:lvl w:ilvl="8">
      <w:start w:val="1"/>
      <w:numFmt w:val="decimal"/>
      <w:lvlText w:val="%1.%2.%3.%4.%5.%6.%7.%8.%9."/>
      <w:lvlJc w:val="left"/>
      <w:pPr>
        <w:tabs>
          <w:tab w:val="num" w:pos="-2976"/>
        </w:tabs>
        <w:ind w:left="-3336" w:hanging="1440"/>
      </w:pPr>
      <w:rPr>
        <w:rFonts w:hint="default"/>
      </w:rPr>
    </w:lvl>
  </w:abstractNum>
  <w:abstractNum w:abstractNumId="23" w15:restartNumberingAfterBreak="0">
    <w:nsid w:val="6E86573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EA748AD"/>
    <w:multiLevelType w:val="hybridMultilevel"/>
    <w:tmpl w:val="7E54C88A"/>
    <w:lvl w:ilvl="0" w:tplc="A03458BC">
      <w:start w:val="1"/>
      <w:numFmt w:val="decimal"/>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36D6E2A"/>
    <w:multiLevelType w:val="hybridMultilevel"/>
    <w:tmpl w:val="2A94F242"/>
    <w:lvl w:ilvl="0" w:tplc="9C9CA97C">
      <w:start w:val="1"/>
      <w:numFmt w:val="decimal"/>
      <w:pStyle w:val="List2"/>
      <w:lvlText w:val="[%1]"/>
      <w:lvlJc w:val="left"/>
      <w:pPr>
        <w:tabs>
          <w:tab w:val="num" w:pos="2041"/>
        </w:tabs>
        <w:ind w:left="2041" w:hanging="737"/>
      </w:pPr>
      <w:rPr>
        <w:rFonts w:hint="default"/>
      </w:rPr>
    </w:lvl>
    <w:lvl w:ilvl="1" w:tplc="644E92F8" w:tentative="1">
      <w:start w:val="1"/>
      <w:numFmt w:val="lowerLetter"/>
      <w:lvlText w:val="%2."/>
      <w:lvlJc w:val="left"/>
      <w:pPr>
        <w:tabs>
          <w:tab w:val="num" w:pos="1440"/>
        </w:tabs>
        <w:ind w:left="1440" w:hanging="360"/>
      </w:pPr>
    </w:lvl>
    <w:lvl w:ilvl="2" w:tplc="D3CA8C9E" w:tentative="1">
      <w:start w:val="1"/>
      <w:numFmt w:val="lowerRoman"/>
      <w:lvlText w:val="%3."/>
      <w:lvlJc w:val="right"/>
      <w:pPr>
        <w:tabs>
          <w:tab w:val="num" w:pos="2160"/>
        </w:tabs>
        <w:ind w:left="2160" w:hanging="180"/>
      </w:pPr>
    </w:lvl>
    <w:lvl w:ilvl="3" w:tplc="06484160" w:tentative="1">
      <w:start w:val="1"/>
      <w:numFmt w:val="decimal"/>
      <w:lvlText w:val="%4."/>
      <w:lvlJc w:val="left"/>
      <w:pPr>
        <w:tabs>
          <w:tab w:val="num" w:pos="2880"/>
        </w:tabs>
        <w:ind w:left="2880" w:hanging="360"/>
      </w:pPr>
    </w:lvl>
    <w:lvl w:ilvl="4" w:tplc="6902D444" w:tentative="1">
      <w:start w:val="1"/>
      <w:numFmt w:val="lowerLetter"/>
      <w:lvlText w:val="%5."/>
      <w:lvlJc w:val="left"/>
      <w:pPr>
        <w:tabs>
          <w:tab w:val="num" w:pos="3600"/>
        </w:tabs>
        <w:ind w:left="3600" w:hanging="360"/>
      </w:pPr>
    </w:lvl>
    <w:lvl w:ilvl="5" w:tplc="CAD25C74" w:tentative="1">
      <w:start w:val="1"/>
      <w:numFmt w:val="lowerRoman"/>
      <w:lvlText w:val="%6."/>
      <w:lvlJc w:val="right"/>
      <w:pPr>
        <w:tabs>
          <w:tab w:val="num" w:pos="4320"/>
        </w:tabs>
        <w:ind w:left="4320" w:hanging="180"/>
      </w:pPr>
    </w:lvl>
    <w:lvl w:ilvl="6" w:tplc="545A983E" w:tentative="1">
      <w:start w:val="1"/>
      <w:numFmt w:val="decimal"/>
      <w:lvlText w:val="%7."/>
      <w:lvlJc w:val="left"/>
      <w:pPr>
        <w:tabs>
          <w:tab w:val="num" w:pos="5040"/>
        </w:tabs>
        <w:ind w:left="5040" w:hanging="360"/>
      </w:pPr>
    </w:lvl>
    <w:lvl w:ilvl="7" w:tplc="27147680" w:tentative="1">
      <w:start w:val="1"/>
      <w:numFmt w:val="lowerLetter"/>
      <w:lvlText w:val="%8."/>
      <w:lvlJc w:val="left"/>
      <w:pPr>
        <w:tabs>
          <w:tab w:val="num" w:pos="5760"/>
        </w:tabs>
        <w:ind w:left="5760" w:hanging="360"/>
      </w:pPr>
    </w:lvl>
    <w:lvl w:ilvl="8" w:tplc="98602C28" w:tentative="1">
      <w:start w:val="1"/>
      <w:numFmt w:val="lowerRoman"/>
      <w:lvlText w:val="%9."/>
      <w:lvlJc w:val="right"/>
      <w:pPr>
        <w:tabs>
          <w:tab w:val="num" w:pos="6480"/>
        </w:tabs>
        <w:ind w:left="6480" w:hanging="180"/>
      </w:pPr>
    </w:lvl>
  </w:abstractNum>
  <w:abstractNum w:abstractNumId="26" w15:restartNumberingAfterBreak="0">
    <w:nsid w:val="76112B6F"/>
    <w:multiLevelType w:val="hybridMultilevel"/>
    <w:tmpl w:val="E766C86C"/>
    <w:lvl w:ilvl="0" w:tplc="D6C8419C">
      <w:start w:val="1"/>
      <w:numFmt w:val="lowerLetter"/>
      <w:lvlText w:val="%1"/>
      <w:lvlJc w:val="left"/>
      <w:pPr>
        <w:tabs>
          <w:tab w:val="num" w:pos="2920"/>
        </w:tabs>
        <w:ind w:left="2920" w:hanging="368"/>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725261B"/>
    <w:multiLevelType w:val="hybridMultilevel"/>
    <w:tmpl w:val="FFECCBAE"/>
    <w:lvl w:ilvl="0" w:tplc="A1FA8E92">
      <w:start w:val="1"/>
      <w:numFmt w:val="decimal"/>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abstractNum w:abstractNumId="28" w15:restartNumberingAfterBreak="0">
    <w:nsid w:val="7882541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7CC44CE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7CED751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
  </w:num>
  <w:num w:numId="2">
    <w:abstractNumId w:val="12"/>
  </w:num>
  <w:num w:numId="3">
    <w:abstractNumId w:val="2"/>
  </w:num>
  <w:num w:numId="4">
    <w:abstractNumId w:val="15"/>
  </w:num>
  <w:num w:numId="5">
    <w:abstractNumId w:val="4"/>
  </w:num>
  <w:num w:numId="6">
    <w:abstractNumId w:val="26"/>
  </w:num>
  <w:num w:numId="7">
    <w:abstractNumId w:val="19"/>
  </w:num>
  <w:num w:numId="8">
    <w:abstractNumId w:val="3"/>
  </w:num>
  <w:num w:numId="9">
    <w:abstractNumId w:val="11"/>
  </w:num>
  <w:num w:numId="10">
    <w:abstractNumId w:val="10"/>
  </w:num>
  <w:num w:numId="11">
    <w:abstractNumId w:val="21"/>
  </w:num>
  <w:num w:numId="12">
    <w:abstractNumId w:val="7"/>
  </w:num>
  <w:num w:numId="13">
    <w:abstractNumId w:val="13"/>
  </w:num>
  <w:num w:numId="14">
    <w:abstractNumId w:val="25"/>
  </w:num>
  <w:num w:numId="15">
    <w:abstractNumId w:val="18"/>
  </w:num>
  <w:num w:numId="16">
    <w:abstractNumId w:val="9"/>
  </w:num>
  <w:num w:numId="17">
    <w:abstractNumId w:val="22"/>
  </w:num>
  <w:num w:numId="18">
    <w:abstractNumId w:val="0"/>
  </w:num>
  <w:num w:numId="19">
    <w:abstractNumId w:val="5"/>
  </w:num>
  <w:num w:numId="20">
    <w:abstractNumId w:val="20"/>
  </w:num>
  <w:num w:numId="21">
    <w:abstractNumId w:val="30"/>
  </w:num>
  <w:num w:numId="22">
    <w:abstractNumId w:val="29"/>
  </w:num>
  <w:num w:numId="23">
    <w:abstractNumId w:val="28"/>
  </w:num>
  <w:num w:numId="24">
    <w:abstractNumId w:val="23"/>
  </w:num>
  <w:num w:numId="25">
    <w:abstractNumId w:val="2"/>
  </w:num>
  <w:num w:numId="26">
    <w:abstractNumId w:val="2"/>
  </w:num>
  <w:num w:numId="27">
    <w:abstractNumId w:val="24"/>
  </w:num>
  <w:num w:numId="28">
    <w:abstractNumId w:val="6"/>
  </w:num>
  <w:num w:numId="29">
    <w:abstractNumId w:val="17"/>
  </w:num>
  <w:num w:numId="30">
    <w:abstractNumId w:val="16"/>
  </w:num>
  <w:num w:numId="31">
    <w:abstractNumId w:val="27"/>
  </w:num>
  <w:num w:numId="32">
    <w:abstractNumId w:val="14"/>
  </w:num>
  <w:num w:numId="33">
    <w:abstractNumId w:val="8"/>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shis Kumar Roy">
    <w15:presenceInfo w15:providerId="AD" w15:userId="S-1-5-21-1538607324-3213881460-940295383-1166842"/>
  </w15:person>
  <w15:person w15:author="Veer V S Chauhan">
    <w15:presenceInfo w15:providerId="AD" w15:userId="S-1-5-21-1538607324-3213881460-940295383-15253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ctiveWritingStyle w:appName="MSWord" w:lang="fr-CA" w:vendorID="64" w:dllVersion="131078" w:nlCheck="1" w:checkStyle="0"/>
  <w:activeWritingStyle w:appName="MSWord" w:lang="en-US" w:vendorID="64" w:dllVersion="131078" w:nlCheck="1" w:checkStyle="1"/>
  <w:activeWritingStyle w:appName="MSWord" w:lang="en-CA" w:vendorID="64" w:dllVersion="131078" w:nlCheck="1" w:checkStyle="1"/>
  <w:activeWritingStyle w:appName="MSWord" w:lang="en-GB"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B9B"/>
    <w:rsid w:val="00000053"/>
    <w:rsid w:val="00001601"/>
    <w:rsid w:val="000028E1"/>
    <w:rsid w:val="00002B57"/>
    <w:rsid w:val="00003F41"/>
    <w:rsid w:val="0001128B"/>
    <w:rsid w:val="00014DDE"/>
    <w:rsid w:val="00016412"/>
    <w:rsid w:val="00016C5B"/>
    <w:rsid w:val="00017D2D"/>
    <w:rsid w:val="00020F03"/>
    <w:rsid w:val="000217C1"/>
    <w:rsid w:val="00026AD5"/>
    <w:rsid w:val="000303E6"/>
    <w:rsid w:val="0003368C"/>
    <w:rsid w:val="00034806"/>
    <w:rsid w:val="0004189D"/>
    <w:rsid w:val="0004452E"/>
    <w:rsid w:val="00044DE7"/>
    <w:rsid w:val="000457F9"/>
    <w:rsid w:val="00045FEF"/>
    <w:rsid w:val="0005370A"/>
    <w:rsid w:val="00057BCD"/>
    <w:rsid w:val="00060936"/>
    <w:rsid w:val="00060DD0"/>
    <w:rsid w:val="00062C40"/>
    <w:rsid w:val="0006312D"/>
    <w:rsid w:val="000644D3"/>
    <w:rsid w:val="00066563"/>
    <w:rsid w:val="00067AAC"/>
    <w:rsid w:val="00067E96"/>
    <w:rsid w:val="00074FC7"/>
    <w:rsid w:val="00075ED8"/>
    <w:rsid w:val="00077752"/>
    <w:rsid w:val="00080C87"/>
    <w:rsid w:val="00083259"/>
    <w:rsid w:val="0009015B"/>
    <w:rsid w:val="0009698E"/>
    <w:rsid w:val="000A7D9C"/>
    <w:rsid w:val="000B2BCC"/>
    <w:rsid w:val="000D03F9"/>
    <w:rsid w:val="000D09F5"/>
    <w:rsid w:val="000D158F"/>
    <w:rsid w:val="000D2F3F"/>
    <w:rsid w:val="000D6129"/>
    <w:rsid w:val="000D697B"/>
    <w:rsid w:val="000E048A"/>
    <w:rsid w:val="000E6C20"/>
    <w:rsid w:val="000F1CA6"/>
    <w:rsid w:val="000F1F8B"/>
    <w:rsid w:val="000F3643"/>
    <w:rsid w:val="000F770E"/>
    <w:rsid w:val="0010314B"/>
    <w:rsid w:val="001124FC"/>
    <w:rsid w:val="00112A37"/>
    <w:rsid w:val="00120B76"/>
    <w:rsid w:val="00127281"/>
    <w:rsid w:val="00133E50"/>
    <w:rsid w:val="001341AF"/>
    <w:rsid w:val="0013591E"/>
    <w:rsid w:val="00142BA0"/>
    <w:rsid w:val="00146D92"/>
    <w:rsid w:val="00153BE1"/>
    <w:rsid w:val="001565A7"/>
    <w:rsid w:val="0015707A"/>
    <w:rsid w:val="00162472"/>
    <w:rsid w:val="0016249C"/>
    <w:rsid w:val="00165110"/>
    <w:rsid w:val="00166E7C"/>
    <w:rsid w:val="00170186"/>
    <w:rsid w:val="001764D9"/>
    <w:rsid w:val="001828CC"/>
    <w:rsid w:val="00182E91"/>
    <w:rsid w:val="00187397"/>
    <w:rsid w:val="0019019E"/>
    <w:rsid w:val="001922DF"/>
    <w:rsid w:val="00197543"/>
    <w:rsid w:val="001A0221"/>
    <w:rsid w:val="001A15BE"/>
    <w:rsid w:val="001B0571"/>
    <w:rsid w:val="001B0EF9"/>
    <w:rsid w:val="001B5008"/>
    <w:rsid w:val="001C7D07"/>
    <w:rsid w:val="001D223B"/>
    <w:rsid w:val="001D58C2"/>
    <w:rsid w:val="001D7A1D"/>
    <w:rsid w:val="001E3E83"/>
    <w:rsid w:val="001E4A49"/>
    <w:rsid w:val="001E61CA"/>
    <w:rsid w:val="001E6F0C"/>
    <w:rsid w:val="001F6157"/>
    <w:rsid w:val="001F6363"/>
    <w:rsid w:val="001F72F7"/>
    <w:rsid w:val="001F7868"/>
    <w:rsid w:val="00203FC9"/>
    <w:rsid w:val="002066AD"/>
    <w:rsid w:val="00210183"/>
    <w:rsid w:val="00216A18"/>
    <w:rsid w:val="00222950"/>
    <w:rsid w:val="00223692"/>
    <w:rsid w:val="00224DC2"/>
    <w:rsid w:val="00226EDA"/>
    <w:rsid w:val="00243D45"/>
    <w:rsid w:val="00246D9A"/>
    <w:rsid w:val="0024745B"/>
    <w:rsid w:val="002539CE"/>
    <w:rsid w:val="00276143"/>
    <w:rsid w:val="00281F8F"/>
    <w:rsid w:val="00282056"/>
    <w:rsid w:val="00293860"/>
    <w:rsid w:val="00295D81"/>
    <w:rsid w:val="00295EE1"/>
    <w:rsid w:val="002A2226"/>
    <w:rsid w:val="002A3164"/>
    <w:rsid w:val="002A4567"/>
    <w:rsid w:val="002A5CBA"/>
    <w:rsid w:val="002A6354"/>
    <w:rsid w:val="002A685F"/>
    <w:rsid w:val="002B1492"/>
    <w:rsid w:val="002B173B"/>
    <w:rsid w:val="002B1C13"/>
    <w:rsid w:val="002B1C92"/>
    <w:rsid w:val="002B41E0"/>
    <w:rsid w:val="002B56D3"/>
    <w:rsid w:val="002B5C91"/>
    <w:rsid w:val="002C0E42"/>
    <w:rsid w:val="002C3427"/>
    <w:rsid w:val="002C6D19"/>
    <w:rsid w:val="002D0834"/>
    <w:rsid w:val="002D1652"/>
    <w:rsid w:val="002D2A32"/>
    <w:rsid w:val="002D321C"/>
    <w:rsid w:val="002D6D1B"/>
    <w:rsid w:val="002E01A7"/>
    <w:rsid w:val="002E0711"/>
    <w:rsid w:val="002E3CCF"/>
    <w:rsid w:val="002E5637"/>
    <w:rsid w:val="002E67EA"/>
    <w:rsid w:val="002E6838"/>
    <w:rsid w:val="002E79D3"/>
    <w:rsid w:val="002F2510"/>
    <w:rsid w:val="002F3568"/>
    <w:rsid w:val="002F4FFC"/>
    <w:rsid w:val="002F6E7F"/>
    <w:rsid w:val="0031190C"/>
    <w:rsid w:val="003126C4"/>
    <w:rsid w:val="00313CB1"/>
    <w:rsid w:val="00315E90"/>
    <w:rsid w:val="00315FFE"/>
    <w:rsid w:val="00326524"/>
    <w:rsid w:val="00326FD5"/>
    <w:rsid w:val="00327FB2"/>
    <w:rsid w:val="00340309"/>
    <w:rsid w:val="00340484"/>
    <w:rsid w:val="00351F50"/>
    <w:rsid w:val="003529B2"/>
    <w:rsid w:val="0035503F"/>
    <w:rsid w:val="0035716E"/>
    <w:rsid w:val="00360031"/>
    <w:rsid w:val="00366EDF"/>
    <w:rsid w:val="00374A0F"/>
    <w:rsid w:val="003764A9"/>
    <w:rsid w:val="00383756"/>
    <w:rsid w:val="00390ED7"/>
    <w:rsid w:val="003916B5"/>
    <w:rsid w:val="00393641"/>
    <w:rsid w:val="00395251"/>
    <w:rsid w:val="0039626C"/>
    <w:rsid w:val="00396489"/>
    <w:rsid w:val="003979C2"/>
    <w:rsid w:val="00397EDD"/>
    <w:rsid w:val="003A0A76"/>
    <w:rsid w:val="003B517B"/>
    <w:rsid w:val="003C4015"/>
    <w:rsid w:val="003D2AAA"/>
    <w:rsid w:val="003E0DD5"/>
    <w:rsid w:val="003E3712"/>
    <w:rsid w:val="003F06FF"/>
    <w:rsid w:val="004057B4"/>
    <w:rsid w:val="00411FF7"/>
    <w:rsid w:val="00414168"/>
    <w:rsid w:val="00414A62"/>
    <w:rsid w:val="00417380"/>
    <w:rsid w:val="00417F65"/>
    <w:rsid w:val="00422192"/>
    <w:rsid w:val="00423233"/>
    <w:rsid w:val="00423704"/>
    <w:rsid w:val="004254C3"/>
    <w:rsid w:val="004259B2"/>
    <w:rsid w:val="00432C83"/>
    <w:rsid w:val="0043347F"/>
    <w:rsid w:val="00434FEF"/>
    <w:rsid w:val="00442DCC"/>
    <w:rsid w:val="00450E17"/>
    <w:rsid w:val="0045151A"/>
    <w:rsid w:val="004526F9"/>
    <w:rsid w:val="00453403"/>
    <w:rsid w:val="00456A65"/>
    <w:rsid w:val="0045793D"/>
    <w:rsid w:val="00460ECF"/>
    <w:rsid w:val="00480665"/>
    <w:rsid w:val="00480AEB"/>
    <w:rsid w:val="00481A48"/>
    <w:rsid w:val="004922C6"/>
    <w:rsid w:val="00494A6D"/>
    <w:rsid w:val="004958EB"/>
    <w:rsid w:val="00497EC0"/>
    <w:rsid w:val="004A265C"/>
    <w:rsid w:val="004A77AC"/>
    <w:rsid w:val="004A7F1C"/>
    <w:rsid w:val="004B02A7"/>
    <w:rsid w:val="004B0B20"/>
    <w:rsid w:val="004B4BF0"/>
    <w:rsid w:val="004B7974"/>
    <w:rsid w:val="004C2E16"/>
    <w:rsid w:val="004D0599"/>
    <w:rsid w:val="004D3EC1"/>
    <w:rsid w:val="004E131B"/>
    <w:rsid w:val="004E7B33"/>
    <w:rsid w:val="004E7D07"/>
    <w:rsid w:val="004F1003"/>
    <w:rsid w:val="004F3354"/>
    <w:rsid w:val="004F374F"/>
    <w:rsid w:val="004F3A9F"/>
    <w:rsid w:val="00503C51"/>
    <w:rsid w:val="00506690"/>
    <w:rsid w:val="00511A1C"/>
    <w:rsid w:val="005171A7"/>
    <w:rsid w:val="00521B26"/>
    <w:rsid w:val="00522A83"/>
    <w:rsid w:val="00527696"/>
    <w:rsid w:val="00530821"/>
    <w:rsid w:val="005326BC"/>
    <w:rsid w:val="00536366"/>
    <w:rsid w:val="00537224"/>
    <w:rsid w:val="00540280"/>
    <w:rsid w:val="00545180"/>
    <w:rsid w:val="00545531"/>
    <w:rsid w:val="0055043E"/>
    <w:rsid w:val="00550F85"/>
    <w:rsid w:val="00551135"/>
    <w:rsid w:val="0055463C"/>
    <w:rsid w:val="005654B2"/>
    <w:rsid w:val="005664C1"/>
    <w:rsid w:val="00571DD3"/>
    <w:rsid w:val="00573CD4"/>
    <w:rsid w:val="005813CD"/>
    <w:rsid w:val="0059467C"/>
    <w:rsid w:val="00596FC8"/>
    <w:rsid w:val="005A0080"/>
    <w:rsid w:val="005A6F7D"/>
    <w:rsid w:val="005B23A2"/>
    <w:rsid w:val="005C3FA6"/>
    <w:rsid w:val="005C7CF3"/>
    <w:rsid w:val="005C7ED6"/>
    <w:rsid w:val="005D48FF"/>
    <w:rsid w:val="005D7916"/>
    <w:rsid w:val="005E5DF9"/>
    <w:rsid w:val="005F35E3"/>
    <w:rsid w:val="005F419A"/>
    <w:rsid w:val="005F4794"/>
    <w:rsid w:val="005F4CB3"/>
    <w:rsid w:val="005F4D9A"/>
    <w:rsid w:val="005F68AB"/>
    <w:rsid w:val="00600F1C"/>
    <w:rsid w:val="00601AA6"/>
    <w:rsid w:val="006027F7"/>
    <w:rsid w:val="00604340"/>
    <w:rsid w:val="00620267"/>
    <w:rsid w:val="00622349"/>
    <w:rsid w:val="00623272"/>
    <w:rsid w:val="00624096"/>
    <w:rsid w:val="006353B7"/>
    <w:rsid w:val="006369D7"/>
    <w:rsid w:val="0064402A"/>
    <w:rsid w:val="00656473"/>
    <w:rsid w:val="00656601"/>
    <w:rsid w:val="0065726F"/>
    <w:rsid w:val="00660251"/>
    <w:rsid w:val="0066603A"/>
    <w:rsid w:val="00666BAA"/>
    <w:rsid w:val="0067208D"/>
    <w:rsid w:val="0068017D"/>
    <w:rsid w:val="00681141"/>
    <w:rsid w:val="0068198B"/>
    <w:rsid w:val="00684C7E"/>
    <w:rsid w:val="00690919"/>
    <w:rsid w:val="0069367C"/>
    <w:rsid w:val="006A1855"/>
    <w:rsid w:val="006A4CEE"/>
    <w:rsid w:val="006A71A0"/>
    <w:rsid w:val="006B1D05"/>
    <w:rsid w:val="006C230F"/>
    <w:rsid w:val="006D09A3"/>
    <w:rsid w:val="006D4457"/>
    <w:rsid w:val="006D559B"/>
    <w:rsid w:val="006E06D5"/>
    <w:rsid w:val="006E0C07"/>
    <w:rsid w:val="006E135F"/>
    <w:rsid w:val="006E34A4"/>
    <w:rsid w:val="006E3740"/>
    <w:rsid w:val="006E5CEF"/>
    <w:rsid w:val="006E6CA3"/>
    <w:rsid w:val="006E7C27"/>
    <w:rsid w:val="006E7EBE"/>
    <w:rsid w:val="006F0DFE"/>
    <w:rsid w:val="006F285D"/>
    <w:rsid w:val="006F69F9"/>
    <w:rsid w:val="00700B2C"/>
    <w:rsid w:val="007043DA"/>
    <w:rsid w:val="007054C3"/>
    <w:rsid w:val="00712B50"/>
    <w:rsid w:val="00712DC2"/>
    <w:rsid w:val="00712F6B"/>
    <w:rsid w:val="007140A9"/>
    <w:rsid w:val="007236B3"/>
    <w:rsid w:val="007244D9"/>
    <w:rsid w:val="0072504E"/>
    <w:rsid w:val="00732828"/>
    <w:rsid w:val="007357A4"/>
    <w:rsid w:val="007365C7"/>
    <w:rsid w:val="007369A5"/>
    <w:rsid w:val="00736A36"/>
    <w:rsid w:val="00737EC5"/>
    <w:rsid w:val="0076181F"/>
    <w:rsid w:val="0076274B"/>
    <w:rsid w:val="00766C4B"/>
    <w:rsid w:val="00776279"/>
    <w:rsid w:val="0077655A"/>
    <w:rsid w:val="007900F2"/>
    <w:rsid w:val="007906C0"/>
    <w:rsid w:val="00790751"/>
    <w:rsid w:val="00790BAC"/>
    <w:rsid w:val="0079113E"/>
    <w:rsid w:val="00793205"/>
    <w:rsid w:val="0079590B"/>
    <w:rsid w:val="0079609F"/>
    <w:rsid w:val="00796D85"/>
    <w:rsid w:val="00797B9B"/>
    <w:rsid w:val="007A2F4C"/>
    <w:rsid w:val="007A42B1"/>
    <w:rsid w:val="007B0C36"/>
    <w:rsid w:val="007B1C2E"/>
    <w:rsid w:val="007B5ABB"/>
    <w:rsid w:val="007B6ADC"/>
    <w:rsid w:val="007C00AE"/>
    <w:rsid w:val="007C2C61"/>
    <w:rsid w:val="007C42EC"/>
    <w:rsid w:val="007C4411"/>
    <w:rsid w:val="007D227A"/>
    <w:rsid w:val="007D4F6D"/>
    <w:rsid w:val="007E3EE2"/>
    <w:rsid w:val="007E4935"/>
    <w:rsid w:val="007E4C9C"/>
    <w:rsid w:val="007E6AB7"/>
    <w:rsid w:val="007F1CBA"/>
    <w:rsid w:val="008007AC"/>
    <w:rsid w:val="00810792"/>
    <w:rsid w:val="008127DC"/>
    <w:rsid w:val="008152E9"/>
    <w:rsid w:val="00830E33"/>
    <w:rsid w:val="00833C39"/>
    <w:rsid w:val="00836918"/>
    <w:rsid w:val="00841D22"/>
    <w:rsid w:val="00841E3C"/>
    <w:rsid w:val="008466BE"/>
    <w:rsid w:val="008479DB"/>
    <w:rsid w:val="0085235D"/>
    <w:rsid w:val="00853A9F"/>
    <w:rsid w:val="008567F6"/>
    <w:rsid w:val="008627C0"/>
    <w:rsid w:val="00863A81"/>
    <w:rsid w:val="00863E4F"/>
    <w:rsid w:val="00863F32"/>
    <w:rsid w:val="00866BB1"/>
    <w:rsid w:val="00866DAD"/>
    <w:rsid w:val="00870A94"/>
    <w:rsid w:val="00876AB8"/>
    <w:rsid w:val="00881A0F"/>
    <w:rsid w:val="00885108"/>
    <w:rsid w:val="00886EAD"/>
    <w:rsid w:val="00887F54"/>
    <w:rsid w:val="00893150"/>
    <w:rsid w:val="00893217"/>
    <w:rsid w:val="008A2F95"/>
    <w:rsid w:val="008A459A"/>
    <w:rsid w:val="008B1818"/>
    <w:rsid w:val="008B7CEE"/>
    <w:rsid w:val="008B7F4F"/>
    <w:rsid w:val="008C0356"/>
    <w:rsid w:val="008C06E4"/>
    <w:rsid w:val="008C0C2F"/>
    <w:rsid w:val="008C39E5"/>
    <w:rsid w:val="008E680C"/>
    <w:rsid w:val="008E6904"/>
    <w:rsid w:val="008F1623"/>
    <w:rsid w:val="008F223E"/>
    <w:rsid w:val="008F7ABB"/>
    <w:rsid w:val="00900C89"/>
    <w:rsid w:val="009041DE"/>
    <w:rsid w:val="00904576"/>
    <w:rsid w:val="00905538"/>
    <w:rsid w:val="00910300"/>
    <w:rsid w:val="0091169C"/>
    <w:rsid w:val="0091184A"/>
    <w:rsid w:val="00913052"/>
    <w:rsid w:val="00915053"/>
    <w:rsid w:val="009304DE"/>
    <w:rsid w:val="00931982"/>
    <w:rsid w:val="00931A65"/>
    <w:rsid w:val="00931E9C"/>
    <w:rsid w:val="0093490E"/>
    <w:rsid w:val="00945C0C"/>
    <w:rsid w:val="00945EAB"/>
    <w:rsid w:val="00951BE6"/>
    <w:rsid w:val="0096382F"/>
    <w:rsid w:val="0096576A"/>
    <w:rsid w:val="009755E7"/>
    <w:rsid w:val="009907A6"/>
    <w:rsid w:val="00992C6B"/>
    <w:rsid w:val="00994005"/>
    <w:rsid w:val="00994F02"/>
    <w:rsid w:val="009A0C1B"/>
    <w:rsid w:val="009A3817"/>
    <w:rsid w:val="009A425F"/>
    <w:rsid w:val="009A4F24"/>
    <w:rsid w:val="009B1024"/>
    <w:rsid w:val="009B2170"/>
    <w:rsid w:val="009B6167"/>
    <w:rsid w:val="009B6222"/>
    <w:rsid w:val="009C4BF3"/>
    <w:rsid w:val="009C4E49"/>
    <w:rsid w:val="009C5501"/>
    <w:rsid w:val="009C782F"/>
    <w:rsid w:val="009D176B"/>
    <w:rsid w:val="009D3CB3"/>
    <w:rsid w:val="009E5D02"/>
    <w:rsid w:val="009F089A"/>
    <w:rsid w:val="009F0AF9"/>
    <w:rsid w:val="009F34E2"/>
    <w:rsid w:val="009F57E0"/>
    <w:rsid w:val="00A04C44"/>
    <w:rsid w:val="00A0696D"/>
    <w:rsid w:val="00A10154"/>
    <w:rsid w:val="00A106C8"/>
    <w:rsid w:val="00A120BF"/>
    <w:rsid w:val="00A20B0A"/>
    <w:rsid w:val="00A21920"/>
    <w:rsid w:val="00A227D6"/>
    <w:rsid w:val="00A26478"/>
    <w:rsid w:val="00A264AA"/>
    <w:rsid w:val="00A268A0"/>
    <w:rsid w:val="00A2764A"/>
    <w:rsid w:val="00A27B8F"/>
    <w:rsid w:val="00A304A5"/>
    <w:rsid w:val="00A319A7"/>
    <w:rsid w:val="00A373EA"/>
    <w:rsid w:val="00A377DE"/>
    <w:rsid w:val="00A377F5"/>
    <w:rsid w:val="00A447BC"/>
    <w:rsid w:val="00A5267F"/>
    <w:rsid w:val="00A54ACC"/>
    <w:rsid w:val="00A62240"/>
    <w:rsid w:val="00A62CC4"/>
    <w:rsid w:val="00A63E4C"/>
    <w:rsid w:val="00A664D5"/>
    <w:rsid w:val="00A67079"/>
    <w:rsid w:val="00A73BEE"/>
    <w:rsid w:val="00A767B2"/>
    <w:rsid w:val="00A80F28"/>
    <w:rsid w:val="00A82135"/>
    <w:rsid w:val="00A90FE3"/>
    <w:rsid w:val="00A9378C"/>
    <w:rsid w:val="00A93C07"/>
    <w:rsid w:val="00A9750A"/>
    <w:rsid w:val="00A97A99"/>
    <w:rsid w:val="00AA4875"/>
    <w:rsid w:val="00AA604D"/>
    <w:rsid w:val="00AB2388"/>
    <w:rsid w:val="00AB31E0"/>
    <w:rsid w:val="00AB7BC1"/>
    <w:rsid w:val="00AC3FAA"/>
    <w:rsid w:val="00AC4707"/>
    <w:rsid w:val="00AC59A7"/>
    <w:rsid w:val="00AC63AF"/>
    <w:rsid w:val="00AD0900"/>
    <w:rsid w:val="00AD0F30"/>
    <w:rsid w:val="00AD2243"/>
    <w:rsid w:val="00AE266F"/>
    <w:rsid w:val="00AE3DC0"/>
    <w:rsid w:val="00AF216D"/>
    <w:rsid w:val="00AF529B"/>
    <w:rsid w:val="00AF743C"/>
    <w:rsid w:val="00B0270E"/>
    <w:rsid w:val="00B04D44"/>
    <w:rsid w:val="00B126A5"/>
    <w:rsid w:val="00B13558"/>
    <w:rsid w:val="00B14D4B"/>
    <w:rsid w:val="00B21B7A"/>
    <w:rsid w:val="00B21F57"/>
    <w:rsid w:val="00B25DC4"/>
    <w:rsid w:val="00B26B2A"/>
    <w:rsid w:val="00B2778B"/>
    <w:rsid w:val="00B27E0A"/>
    <w:rsid w:val="00B27E29"/>
    <w:rsid w:val="00B30F6D"/>
    <w:rsid w:val="00B31113"/>
    <w:rsid w:val="00B31599"/>
    <w:rsid w:val="00B33FAB"/>
    <w:rsid w:val="00B3570C"/>
    <w:rsid w:val="00B35B4B"/>
    <w:rsid w:val="00B361D8"/>
    <w:rsid w:val="00B53295"/>
    <w:rsid w:val="00B54558"/>
    <w:rsid w:val="00B60861"/>
    <w:rsid w:val="00B61791"/>
    <w:rsid w:val="00B632F9"/>
    <w:rsid w:val="00B65872"/>
    <w:rsid w:val="00B67FFD"/>
    <w:rsid w:val="00B8157A"/>
    <w:rsid w:val="00B832D3"/>
    <w:rsid w:val="00B83325"/>
    <w:rsid w:val="00B9158A"/>
    <w:rsid w:val="00B93256"/>
    <w:rsid w:val="00B94C13"/>
    <w:rsid w:val="00B96402"/>
    <w:rsid w:val="00B96559"/>
    <w:rsid w:val="00B97A1E"/>
    <w:rsid w:val="00BA268C"/>
    <w:rsid w:val="00BA26F5"/>
    <w:rsid w:val="00BA7504"/>
    <w:rsid w:val="00BA773B"/>
    <w:rsid w:val="00BB0828"/>
    <w:rsid w:val="00BB0A14"/>
    <w:rsid w:val="00BB3CB0"/>
    <w:rsid w:val="00BB4277"/>
    <w:rsid w:val="00BB592B"/>
    <w:rsid w:val="00BB6E49"/>
    <w:rsid w:val="00BC3460"/>
    <w:rsid w:val="00BC5937"/>
    <w:rsid w:val="00BC79C2"/>
    <w:rsid w:val="00BC7BEF"/>
    <w:rsid w:val="00BD00DF"/>
    <w:rsid w:val="00BD0B0F"/>
    <w:rsid w:val="00BD48E9"/>
    <w:rsid w:val="00BD5AE9"/>
    <w:rsid w:val="00BE0698"/>
    <w:rsid w:val="00BE24D7"/>
    <w:rsid w:val="00BE4C4E"/>
    <w:rsid w:val="00BE7645"/>
    <w:rsid w:val="00BE7758"/>
    <w:rsid w:val="00BF4541"/>
    <w:rsid w:val="00BF6878"/>
    <w:rsid w:val="00BF7543"/>
    <w:rsid w:val="00C0062B"/>
    <w:rsid w:val="00C00635"/>
    <w:rsid w:val="00C10A0B"/>
    <w:rsid w:val="00C12210"/>
    <w:rsid w:val="00C126E8"/>
    <w:rsid w:val="00C127F1"/>
    <w:rsid w:val="00C20B17"/>
    <w:rsid w:val="00C26E55"/>
    <w:rsid w:val="00C27BC0"/>
    <w:rsid w:val="00C30E71"/>
    <w:rsid w:val="00C320DD"/>
    <w:rsid w:val="00C371F3"/>
    <w:rsid w:val="00C375E6"/>
    <w:rsid w:val="00C47AA4"/>
    <w:rsid w:val="00C5250C"/>
    <w:rsid w:val="00C603F1"/>
    <w:rsid w:val="00C6116E"/>
    <w:rsid w:val="00C6290E"/>
    <w:rsid w:val="00C64D96"/>
    <w:rsid w:val="00C73936"/>
    <w:rsid w:val="00C77B59"/>
    <w:rsid w:val="00C827B4"/>
    <w:rsid w:val="00C82968"/>
    <w:rsid w:val="00C850A7"/>
    <w:rsid w:val="00C860B7"/>
    <w:rsid w:val="00C919F6"/>
    <w:rsid w:val="00C921CE"/>
    <w:rsid w:val="00C9717D"/>
    <w:rsid w:val="00CA0F11"/>
    <w:rsid w:val="00CC2A4A"/>
    <w:rsid w:val="00CE2435"/>
    <w:rsid w:val="00CF0F03"/>
    <w:rsid w:val="00CF170F"/>
    <w:rsid w:val="00D01E47"/>
    <w:rsid w:val="00D0238B"/>
    <w:rsid w:val="00D0257B"/>
    <w:rsid w:val="00D03379"/>
    <w:rsid w:val="00D05CF4"/>
    <w:rsid w:val="00D06352"/>
    <w:rsid w:val="00D074D2"/>
    <w:rsid w:val="00D10137"/>
    <w:rsid w:val="00D11B04"/>
    <w:rsid w:val="00D15BBF"/>
    <w:rsid w:val="00D20B64"/>
    <w:rsid w:val="00D25735"/>
    <w:rsid w:val="00D26904"/>
    <w:rsid w:val="00D27317"/>
    <w:rsid w:val="00D30572"/>
    <w:rsid w:val="00D32492"/>
    <w:rsid w:val="00D37A1D"/>
    <w:rsid w:val="00D4082D"/>
    <w:rsid w:val="00D4295A"/>
    <w:rsid w:val="00D4379B"/>
    <w:rsid w:val="00D45719"/>
    <w:rsid w:val="00D46D31"/>
    <w:rsid w:val="00D51A11"/>
    <w:rsid w:val="00D61D5F"/>
    <w:rsid w:val="00D64900"/>
    <w:rsid w:val="00D667ED"/>
    <w:rsid w:val="00D705C4"/>
    <w:rsid w:val="00D713C7"/>
    <w:rsid w:val="00D721BB"/>
    <w:rsid w:val="00D72541"/>
    <w:rsid w:val="00D72D2A"/>
    <w:rsid w:val="00D7356F"/>
    <w:rsid w:val="00D778EE"/>
    <w:rsid w:val="00D81CFD"/>
    <w:rsid w:val="00D83208"/>
    <w:rsid w:val="00D85432"/>
    <w:rsid w:val="00D9278A"/>
    <w:rsid w:val="00D954C5"/>
    <w:rsid w:val="00D97BB3"/>
    <w:rsid w:val="00D97D3D"/>
    <w:rsid w:val="00D97D73"/>
    <w:rsid w:val="00DA189F"/>
    <w:rsid w:val="00DB1393"/>
    <w:rsid w:val="00DB333C"/>
    <w:rsid w:val="00DB41CC"/>
    <w:rsid w:val="00DB571D"/>
    <w:rsid w:val="00DB5FF1"/>
    <w:rsid w:val="00DB7C5E"/>
    <w:rsid w:val="00DC1C61"/>
    <w:rsid w:val="00DC3121"/>
    <w:rsid w:val="00DC3553"/>
    <w:rsid w:val="00DC4EB0"/>
    <w:rsid w:val="00DC519D"/>
    <w:rsid w:val="00DC5A00"/>
    <w:rsid w:val="00DC5DA7"/>
    <w:rsid w:val="00DD1437"/>
    <w:rsid w:val="00DD49BB"/>
    <w:rsid w:val="00DD532E"/>
    <w:rsid w:val="00DD7FA4"/>
    <w:rsid w:val="00DE0630"/>
    <w:rsid w:val="00DE6E79"/>
    <w:rsid w:val="00DF1AED"/>
    <w:rsid w:val="00DF4999"/>
    <w:rsid w:val="00DF6118"/>
    <w:rsid w:val="00DF6120"/>
    <w:rsid w:val="00E043F5"/>
    <w:rsid w:val="00E0552C"/>
    <w:rsid w:val="00E10C92"/>
    <w:rsid w:val="00E12850"/>
    <w:rsid w:val="00E1472C"/>
    <w:rsid w:val="00E17CFD"/>
    <w:rsid w:val="00E27217"/>
    <w:rsid w:val="00E349FF"/>
    <w:rsid w:val="00E34E50"/>
    <w:rsid w:val="00E4579F"/>
    <w:rsid w:val="00E47A7E"/>
    <w:rsid w:val="00E579DC"/>
    <w:rsid w:val="00E622E1"/>
    <w:rsid w:val="00E64476"/>
    <w:rsid w:val="00E73291"/>
    <w:rsid w:val="00E81807"/>
    <w:rsid w:val="00E87252"/>
    <w:rsid w:val="00EA026E"/>
    <w:rsid w:val="00EA4835"/>
    <w:rsid w:val="00EA4B52"/>
    <w:rsid w:val="00EA537F"/>
    <w:rsid w:val="00EA66E7"/>
    <w:rsid w:val="00EA799A"/>
    <w:rsid w:val="00EB1CBE"/>
    <w:rsid w:val="00EB431D"/>
    <w:rsid w:val="00EB53EC"/>
    <w:rsid w:val="00EC2493"/>
    <w:rsid w:val="00EC6470"/>
    <w:rsid w:val="00ED423F"/>
    <w:rsid w:val="00EE241C"/>
    <w:rsid w:val="00EE5FFB"/>
    <w:rsid w:val="00EE6A5A"/>
    <w:rsid w:val="00EE7435"/>
    <w:rsid w:val="00EF0B2B"/>
    <w:rsid w:val="00EF1B18"/>
    <w:rsid w:val="00EF36D6"/>
    <w:rsid w:val="00EF7EBB"/>
    <w:rsid w:val="00F00336"/>
    <w:rsid w:val="00F0159E"/>
    <w:rsid w:val="00F02D74"/>
    <w:rsid w:val="00F0401A"/>
    <w:rsid w:val="00F05DE6"/>
    <w:rsid w:val="00F0654F"/>
    <w:rsid w:val="00F07E7C"/>
    <w:rsid w:val="00F10B2F"/>
    <w:rsid w:val="00F230FF"/>
    <w:rsid w:val="00F24023"/>
    <w:rsid w:val="00F27310"/>
    <w:rsid w:val="00F278BF"/>
    <w:rsid w:val="00F34FE9"/>
    <w:rsid w:val="00F35714"/>
    <w:rsid w:val="00F411F8"/>
    <w:rsid w:val="00F42741"/>
    <w:rsid w:val="00F43F83"/>
    <w:rsid w:val="00F4787F"/>
    <w:rsid w:val="00F50D09"/>
    <w:rsid w:val="00F55AE8"/>
    <w:rsid w:val="00F63EBB"/>
    <w:rsid w:val="00F7156F"/>
    <w:rsid w:val="00F760B8"/>
    <w:rsid w:val="00F8185C"/>
    <w:rsid w:val="00F910BC"/>
    <w:rsid w:val="00F911DF"/>
    <w:rsid w:val="00F91E59"/>
    <w:rsid w:val="00F93ED0"/>
    <w:rsid w:val="00F9418F"/>
    <w:rsid w:val="00F95353"/>
    <w:rsid w:val="00F9579B"/>
    <w:rsid w:val="00F97E64"/>
    <w:rsid w:val="00FA05BE"/>
    <w:rsid w:val="00FA2901"/>
    <w:rsid w:val="00FA2CC5"/>
    <w:rsid w:val="00FA2FAE"/>
    <w:rsid w:val="00FA5454"/>
    <w:rsid w:val="00FA5B8A"/>
    <w:rsid w:val="00FB16DA"/>
    <w:rsid w:val="00FB3F54"/>
    <w:rsid w:val="00FC01B3"/>
    <w:rsid w:val="00FC1C6D"/>
    <w:rsid w:val="00FC575A"/>
    <w:rsid w:val="00FC7926"/>
    <w:rsid w:val="00FD726B"/>
    <w:rsid w:val="00FF22C3"/>
    <w:rsid w:val="0B774BD8"/>
    <w:rsid w:val="0DB50663"/>
    <w:rsid w:val="2A25EA3B"/>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AF524A"/>
  <w15:docId w15:val="{4A3B60B6-99D4-4E1D-AC00-5FBCE0CA3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9A0C1B"/>
    <w:rPr>
      <w:rFonts w:ascii="Arial" w:hAnsi="Arial"/>
      <w:sz w:val="22"/>
      <w:lang w:val="en-GB"/>
    </w:rPr>
  </w:style>
  <w:style w:type="paragraph" w:styleId="Heading1">
    <w:name w:val="heading 1"/>
    <w:next w:val="BodyText"/>
    <w:qFormat/>
    <w:rsid w:val="00620267"/>
    <w:pPr>
      <w:keepNext/>
      <w:numPr>
        <w:numId w:val="1"/>
      </w:numPr>
      <w:tabs>
        <w:tab w:val="left" w:pos="1304"/>
        <w:tab w:val="left" w:pos="2552"/>
        <w:tab w:val="left" w:pos="3856"/>
        <w:tab w:val="left" w:pos="5216"/>
        <w:tab w:val="left" w:pos="6464"/>
        <w:tab w:val="left" w:pos="7768"/>
        <w:tab w:val="left" w:pos="9072"/>
        <w:tab w:val="left" w:pos="10206"/>
      </w:tabs>
      <w:spacing w:before="480"/>
      <w:ind w:left="1304"/>
      <w:outlineLvl w:val="0"/>
    </w:pPr>
    <w:rPr>
      <w:rFonts w:ascii="Arial" w:hAnsi="Arial"/>
      <w:b/>
      <w:kern w:val="28"/>
      <w:sz w:val="28"/>
    </w:rPr>
  </w:style>
  <w:style w:type="paragraph" w:styleId="Heading2">
    <w:name w:val="heading 2"/>
    <w:basedOn w:val="Heading1"/>
    <w:next w:val="BodyText"/>
    <w:qFormat/>
    <w:rsid w:val="004958EB"/>
    <w:pPr>
      <w:numPr>
        <w:ilvl w:val="1"/>
      </w:numPr>
      <w:spacing w:before="360"/>
      <w:ind w:left="1304"/>
      <w:outlineLvl w:val="1"/>
    </w:pPr>
    <w:rPr>
      <w:sz w:val="24"/>
    </w:rPr>
  </w:style>
  <w:style w:type="paragraph" w:styleId="Heading3">
    <w:name w:val="heading 3"/>
    <w:basedOn w:val="Heading2"/>
    <w:next w:val="BodyText"/>
    <w:qFormat/>
    <w:rsid w:val="004958EB"/>
    <w:pPr>
      <w:numPr>
        <w:ilvl w:val="2"/>
      </w:numPr>
      <w:ind w:left="1304"/>
      <w:outlineLvl w:val="2"/>
    </w:pPr>
    <w:rPr>
      <w:sz w:val="22"/>
    </w:rPr>
  </w:style>
  <w:style w:type="paragraph" w:styleId="Heading4">
    <w:name w:val="heading 4"/>
    <w:basedOn w:val="Heading3"/>
    <w:next w:val="BodyText"/>
    <w:qFormat/>
    <w:rsid w:val="004958EB"/>
    <w:pPr>
      <w:numPr>
        <w:ilvl w:val="3"/>
      </w:numPr>
      <w:ind w:left="1304"/>
      <w:outlineLvl w:val="3"/>
    </w:pPr>
    <w:rPr>
      <w:b w:val="0"/>
    </w:rPr>
  </w:style>
  <w:style w:type="paragraph" w:styleId="Heading5">
    <w:name w:val="heading 5"/>
    <w:basedOn w:val="Heading4"/>
    <w:next w:val="BodyText"/>
    <w:qFormat/>
    <w:rsid w:val="004958EB"/>
    <w:pPr>
      <w:numPr>
        <w:ilvl w:val="4"/>
      </w:numPr>
      <w:spacing w:after="60"/>
      <w:ind w:left="1304" w:hanging="1304"/>
      <w:outlineLvl w:val="4"/>
    </w:pPr>
    <w:rPr>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4958EB"/>
    <w:pPr>
      <w:keepLines/>
      <w:tabs>
        <w:tab w:val="left" w:pos="1247"/>
        <w:tab w:val="left" w:pos="2552"/>
        <w:tab w:val="left" w:pos="3856"/>
        <w:tab w:val="left" w:pos="5216"/>
        <w:tab w:val="left" w:pos="6464"/>
        <w:tab w:val="left" w:pos="7768"/>
        <w:tab w:val="left" w:pos="9072"/>
        <w:tab w:val="left" w:pos="10206"/>
      </w:tabs>
      <w:spacing w:before="240"/>
      <w:ind w:left="1304"/>
    </w:pPr>
    <w:rPr>
      <w:rFonts w:ascii="Arial" w:hAnsi="Arial"/>
      <w:sz w:val="22"/>
    </w:rPr>
  </w:style>
  <w:style w:type="paragraph" w:styleId="Header">
    <w:name w:val="header"/>
    <w:rsid w:val="00C0062B"/>
    <w:pPr>
      <w:tabs>
        <w:tab w:val="center" w:pos="4320"/>
        <w:tab w:val="right" w:pos="8640"/>
      </w:tabs>
      <w:spacing w:before="40"/>
    </w:pPr>
    <w:rPr>
      <w:rFonts w:ascii="Arial" w:hAnsi="Arial"/>
      <w:noProof/>
    </w:rPr>
  </w:style>
  <w:style w:type="paragraph" w:styleId="Footer">
    <w:name w:val="footer"/>
    <w:rsid w:val="00C0062B"/>
    <w:pPr>
      <w:tabs>
        <w:tab w:val="center" w:pos="4320"/>
        <w:tab w:val="right" w:pos="8640"/>
      </w:tabs>
    </w:pPr>
    <w:rPr>
      <w:rFonts w:ascii="Arial" w:hAnsi="Arial"/>
      <w:noProof/>
      <w:sz w:val="12"/>
    </w:rPr>
  </w:style>
  <w:style w:type="paragraph" w:customStyle="1" w:styleId="Text">
    <w:name w:val="Text"/>
    <w:rsid w:val="004958EB"/>
    <w:pPr>
      <w:keepLines/>
      <w:tabs>
        <w:tab w:val="left" w:pos="1247"/>
        <w:tab w:val="left" w:pos="2552"/>
        <w:tab w:val="left" w:pos="3856"/>
        <w:tab w:val="left" w:pos="5216"/>
        <w:tab w:val="left" w:pos="6464"/>
        <w:tab w:val="left" w:pos="7768"/>
        <w:tab w:val="left" w:pos="9072"/>
        <w:tab w:val="left" w:pos="10206"/>
      </w:tabs>
      <w:ind w:left="1304"/>
    </w:pPr>
    <w:rPr>
      <w:rFonts w:ascii="Arial" w:hAnsi="Arial"/>
      <w:sz w:val="22"/>
    </w:rPr>
  </w:style>
  <w:style w:type="paragraph" w:customStyle="1" w:styleId="DocumentTitle">
    <w:name w:val="Document Title"/>
    <w:rsid w:val="004958EB"/>
    <w:pPr>
      <w:ind w:left="1304"/>
    </w:pPr>
    <w:rPr>
      <w:rFonts w:ascii="Arial" w:hAnsi="Arial"/>
      <w:noProof/>
      <w:sz w:val="22"/>
      <w:u w:val="single"/>
    </w:rPr>
  </w:style>
  <w:style w:type="paragraph" w:styleId="Title">
    <w:name w:val="Title"/>
    <w:next w:val="BodyText"/>
    <w:qFormat/>
    <w:rsid w:val="004958EB"/>
    <w:pPr>
      <w:spacing w:before="240"/>
      <w:ind w:left="1304"/>
    </w:pPr>
    <w:rPr>
      <w:rFonts w:ascii="Arial" w:hAnsi="Arial"/>
      <w:b/>
      <w:noProof/>
      <w:sz w:val="28"/>
    </w:rPr>
  </w:style>
  <w:style w:type="paragraph" w:styleId="TOC1">
    <w:name w:val="toc 1"/>
    <w:next w:val="Text"/>
    <w:autoRedefine/>
    <w:uiPriority w:val="39"/>
    <w:rsid w:val="004922C6"/>
    <w:pPr>
      <w:tabs>
        <w:tab w:val="right" w:leader="dot" w:pos="10206"/>
      </w:tabs>
      <w:spacing w:before="120"/>
      <w:ind w:left="1871" w:hanging="567"/>
    </w:pPr>
    <w:rPr>
      <w:rFonts w:ascii="Arial" w:hAnsi="Arial" w:cs="Arial"/>
      <w:b/>
      <w:noProof/>
      <w:sz w:val="22"/>
    </w:rPr>
  </w:style>
  <w:style w:type="paragraph" w:styleId="TOC2">
    <w:name w:val="toc 2"/>
    <w:basedOn w:val="TOC1"/>
    <w:next w:val="Text"/>
    <w:autoRedefine/>
    <w:uiPriority w:val="39"/>
    <w:pPr>
      <w:spacing w:before="0"/>
      <w:ind w:left="2721" w:hanging="850"/>
    </w:pPr>
    <w:rPr>
      <w:b w:val="0"/>
    </w:rPr>
  </w:style>
  <w:style w:type="paragraph" w:styleId="TOC3">
    <w:name w:val="toc 3"/>
    <w:basedOn w:val="TOC1"/>
    <w:next w:val="Text"/>
    <w:autoRedefine/>
    <w:uiPriority w:val="39"/>
    <w:pPr>
      <w:spacing w:before="0"/>
      <w:ind w:left="2721" w:hanging="850"/>
    </w:pPr>
    <w:rPr>
      <w:b w:val="0"/>
    </w:rPr>
  </w:style>
  <w:style w:type="paragraph" w:styleId="TOC4">
    <w:name w:val="toc 4"/>
    <w:basedOn w:val="TOC1"/>
    <w:next w:val="Text"/>
    <w:autoRedefine/>
    <w:semiHidden/>
  </w:style>
  <w:style w:type="paragraph" w:customStyle="1" w:styleId="TableStyle">
    <w:name w:val="TableStyle"/>
    <w:rsid w:val="004958EB"/>
    <w:pPr>
      <w:ind w:left="85"/>
    </w:pPr>
    <w:rPr>
      <w:rFonts w:ascii="Arial" w:hAnsi="Arial"/>
      <w:noProof/>
      <w:sz w:val="22"/>
    </w:rPr>
  </w:style>
  <w:style w:type="paragraph" w:customStyle="1" w:styleId="NoSpellcheck">
    <w:name w:val="NoSpellcheck"/>
    <w:rsid w:val="00620267"/>
    <w:rPr>
      <w:rFonts w:ascii="Arial" w:hAnsi="Arial"/>
      <w:noProof/>
      <w:sz w:val="12"/>
    </w:rPr>
  </w:style>
  <w:style w:type="paragraph" w:customStyle="1" w:styleId="Heading">
    <w:name w:val="Heading"/>
    <w:next w:val="BodyText"/>
    <w:rsid w:val="004958EB"/>
    <w:pPr>
      <w:spacing w:before="360"/>
      <w:ind w:left="1304"/>
    </w:pPr>
    <w:rPr>
      <w:rFonts w:ascii="Arial" w:hAnsi="Arial"/>
      <w:b/>
      <w:sz w:val="22"/>
    </w:rPr>
  </w:style>
  <w:style w:type="paragraph" w:customStyle="1" w:styleId="Contents">
    <w:name w:val="Contents"/>
    <w:next w:val="Text"/>
    <w:rsid w:val="004958EB"/>
    <w:pPr>
      <w:spacing w:before="360" w:after="120"/>
      <w:ind w:left="1304"/>
    </w:pPr>
    <w:rPr>
      <w:rFonts w:ascii="Arial" w:hAnsi="Arial"/>
      <w:b/>
      <w:noProof/>
      <w:sz w:val="22"/>
    </w:rPr>
  </w:style>
  <w:style w:type="paragraph" w:customStyle="1" w:styleId="TableStyleUnderline">
    <w:name w:val="TableStyleUnderline"/>
    <w:basedOn w:val="TableStyle"/>
    <w:pPr>
      <w:ind w:left="0"/>
    </w:pPr>
    <w:rPr>
      <w:u w:val="single"/>
    </w:rPr>
  </w:style>
  <w:style w:type="paragraph" w:styleId="List2">
    <w:name w:val="List 2"/>
    <w:basedOn w:val="Normal"/>
    <w:rsid w:val="004958EB"/>
    <w:pPr>
      <w:numPr>
        <w:numId w:val="14"/>
      </w:numPr>
      <w:spacing w:before="180"/>
    </w:pPr>
    <w:rPr>
      <w:lang w:val="en-US"/>
    </w:rPr>
  </w:style>
  <w:style w:type="paragraph" w:customStyle="1" w:styleId="Distribution">
    <w:name w:val="Distribution"/>
    <w:basedOn w:val="Heading"/>
    <w:next w:val="Text"/>
    <w:rsid w:val="00620267"/>
  </w:style>
  <w:style w:type="paragraph" w:styleId="ListNumber2">
    <w:name w:val="List Number 2"/>
    <w:rsid w:val="004958EB"/>
    <w:pPr>
      <w:numPr>
        <w:numId w:val="2"/>
      </w:numPr>
      <w:spacing w:before="180"/>
    </w:pPr>
    <w:rPr>
      <w:rFonts w:ascii="Arial" w:hAnsi="Arial"/>
      <w:sz w:val="22"/>
    </w:rPr>
  </w:style>
  <w:style w:type="paragraph" w:customStyle="1" w:styleId="ProgramStyle">
    <w:name w:val="ProgramStyle"/>
    <w:next w:val="BodyText"/>
    <w:rsid w:val="004958EB"/>
    <w:pPr>
      <w:ind w:left="1304"/>
    </w:pPr>
    <w:rPr>
      <w:rFonts w:ascii="Courier New" w:hAnsi="Courier New"/>
      <w:sz w:val="16"/>
    </w:rPr>
  </w:style>
  <w:style w:type="paragraph" w:customStyle="1" w:styleId="Listabcsinglelinewide">
    <w:name w:val="List abc single line (wide)"/>
    <w:rsid w:val="004958EB"/>
    <w:pPr>
      <w:numPr>
        <w:numId w:val="5"/>
      </w:numPr>
    </w:pPr>
    <w:rPr>
      <w:rFonts w:ascii="Arial" w:hAnsi="Arial"/>
      <w:sz w:val="22"/>
      <w:lang w:bidi="ar-DZ"/>
    </w:rPr>
  </w:style>
  <w:style w:type="paragraph" w:customStyle="1" w:styleId="Listnumberdoublelinewide">
    <w:name w:val="List number double line (wide)"/>
    <w:basedOn w:val="Normal"/>
    <w:rsid w:val="004958EB"/>
    <w:pPr>
      <w:numPr>
        <w:numId w:val="12"/>
      </w:numPr>
      <w:spacing w:before="240"/>
    </w:pPr>
    <w:rPr>
      <w:lang w:val="en-US"/>
    </w:rPr>
  </w:style>
  <w:style w:type="paragraph" w:customStyle="1" w:styleId="Listnumbersinglelinewide">
    <w:name w:val="List number single line (wide)"/>
    <w:rsid w:val="004958EB"/>
    <w:pPr>
      <w:numPr>
        <w:numId w:val="4"/>
      </w:numPr>
    </w:pPr>
    <w:rPr>
      <w:rFonts w:ascii="Arial" w:hAnsi="Arial"/>
      <w:sz w:val="22"/>
    </w:rPr>
  </w:style>
  <w:style w:type="paragraph" w:customStyle="1" w:styleId="Listabcdoublelinewide">
    <w:name w:val="List abc double line (wide)"/>
    <w:rsid w:val="004958EB"/>
    <w:pPr>
      <w:numPr>
        <w:numId w:val="15"/>
      </w:numPr>
      <w:spacing w:before="220"/>
    </w:pPr>
    <w:rPr>
      <w:rFonts w:ascii="Arial" w:hAnsi="Arial"/>
      <w:sz w:val="22"/>
    </w:rPr>
  </w:style>
  <w:style w:type="paragraph" w:customStyle="1" w:styleId="ListBulletwide">
    <w:name w:val="List Bullet (wide)"/>
    <w:rsid w:val="004958EB"/>
    <w:pPr>
      <w:numPr>
        <w:numId w:val="7"/>
      </w:numPr>
    </w:pPr>
    <w:rPr>
      <w:rFonts w:ascii="Arial" w:hAnsi="Arial"/>
      <w:sz w:val="22"/>
    </w:rPr>
  </w:style>
  <w:style w:type="paragraph" w:customStyle="1" w:styleId="ListBullet2wide">
    <w:name w:val="List Bullet 2 (wide)"/>
    <w:rsid w:val="004958EB"/>
    <w:pPr>
      <w:numPr>
        <w:numId w:val="10"/>
      </w:numPr>
      <w:spacing w:before="220"/>
      <w:ind w:left="1667" w:hanging="363"/>
    </w:pPr>
    <w:rPr>
      <w:rFonts w:ascii="Arial" w:hAnsi="Arial"/>
      <w:sz w:val="22"/>
    </w:rPr>
  </w:style>
  <w:style w:type="paragraph" w:styleId="Closing">
    <w:name w:val="Closing"/>
    <w:basedOn w:val="Normal"/>
    <w:pPr>
      <w:ind w:left="4252"/>
    </w:pPr>
  </w:style>
  <w:style w:type="paragraph" w:customStyle="1" w:styleId="Term-list">
    <w:name w:val="Term-list"/>
    <w:rsid w:val="004958EB"/>
    <w:pPr>
      <w:spacing w:before="240"/>
      <w:ind w:left="3572" w:hanging="2268"/>
    </w:pPr>
    <w:rPr>
      <w:rFonts w:ascii="Arial" w:hAnsi="Arial"/>
      <w:sz w:val="22"/>
    </w:rPr>
  </w:style>
  <w:style w:type="paragraph" w:customStyle="1" w:styleId="CaptionFigureWide">
    <w:name w:val="CaptionFigureWide"/>
    <w:next w:val="BodyText"/>
    <w:rsid w:val="004958EB"/>
    <w:pPr>
      <w:tabs>
        <w:tab w:val="left" w:pos="2268"/>
      </w:tabs>
      <w:spacing w:before="120" w:after="60"/>
      <w:ind w:left="2268" w:hanging="964"/>
    </w:pPr>
    <w:rPr>
      <w:rFonts w:ascii="Arial" w:hAnsi="Arial"/>
    </w:rPr>
  </w:style>
  <w:style w:type="paragraph" w:customStyle="1" w:styleId="CaptionTableWide">
    <w:name w:val="CaptionTableWide"/>
    <w:next w:val="BodyText"/>
    <w:rsid w:val="004958EB"/>
    <w:pPr>
      <w:tabs>
        <w:tab w:val="left" w:pos="2268"/>
      </w:tabs>
      <w:spacing w:before="120" w:after="60"/>
      <w:ind w:left="2268" w:hanging="964"/>
    </w:pPr>
    <w:rPr>
      <w:rFonts w:ascii="Arial" w:hAnsi="Arial"/>
    </w:rPr>
  </w:style>
  <w:style w:type="paragraph" w:customStyle="1" w:styleId="CaptionEquationWide">
    <w:name w:val="CaptionEquationWide"/>
    <w:next w:val="BodyText"/>
    <w:rsid w:val="004958EB"/>
    <w:pPr>
      <w:tabs>
        <w:tab w:val="left" w:pos="2552"/>
      </w:tabs>
      <w:spacing w:before="120" w:after="60"/>
      <w:ind w:left="2495" w:hanging="1191"/>
    </w:pPr>
    <w:rPr>
      <w:rFonts w:ascii="Arial" w:hAnsi="Arial"/>
    </w:rPr>
  </w:style>
  <w:style w:type="paragraph" w:styleId="FootnoteText">
    <w:name w:val="footnote text"/>
    <w:basedOn w:val="Normal"/>
    <w:link w:val="FootnoteTextChar"/>
    <w:semiHidden/>
    <w:unhideWhenUsed/>
    <w:rsid w:val="00797B9B"/>
    <w:rPr>
      <w:sz w:val="20"/>
      <w:lang w:val="en-US"/>
    </w:rPr>
  </w:style>
  <w:style w:type="character" w:customStyle="1" w:styleId="FootnoteTextChar">
    <w:name w:val="Footnote Text Char"/>
    <w:basedOn w:val="DefaultParagraphFont"/>
    <w:link w:val="FootnoteText"/>
    <w:semiHidden/>
    <w:rsid w:val="00797B9B"/>
    <w:rPr>
      <w:rFonts w:ascii="Arial" w:hAnsi="Arial"/>
    </w:rPr>
  </w:style>
  <w:style w:type="paragraph" w:styleId="Caption">
    <w:name w:val="caption"/>
    <w:basedOn w:val="Normal"/>
    <w:next w:val="Normal"/>
    <w:unhideWhenUsed/>
    <w:qFormat/>
    <w:rsid w:val="00797B9B"/>
    <w:pPr>
      <w:spacing w:after="200"/>
    </w:pPr>
    <w:rPr>
      <w:i/>
      <w:iCs/>
      <w:color w:val="1F497D" w:themeColor="text2"/>
      <w:sz w:val="18"/>
      <w:szCs w:val="18"/>
      <w:lang w:val="en-US"/>
    </w:rPr>
  </w:style>
  <w:style w:type="character" w:styleId="CommentReference">
    <w:name w:val="annotation reference"/>
    <w:basedOn w:val="DefaultParagraphFont"/>
    <w:semiHidden/>
    <w:unhideWhenUsed/>
    <w:rsid w:val="00FA2901"/>
    <w:rPr>
      <w:sz w:val="16"/>
      <w:szCs w:val="16"/>
    </w:rPr>
  </w:style>
  <w:style w:type="paragraph" w:styleId="CommentText">
    <w:name w:val="annotation text"/>
    <w:basedOn w:val="Normal"/>
    <w:link w:val="CommentTextChar"/>
    <w:semiHidden/>
    <w:unhideWhenUsed/>
    <w:rsid w:val="00FA2901"/>
    <w:rPr>
      <w:sz w:val="20"/>
    </w:rPr>
  </w:style>
  <w:style w:type="character" w:customStyle="1" w:styleId="CommentTextChar">
    <w:name w:val="Comment Text Char"/>
    <w:basedOn w:val="DefaultParagraphFont"/>
    <w:link w:val="CommentText"/>
    <w:semiHidden/>
    <w:rsid w:val="00FA2901"/>
    <w:rPr>
      <w:rFonts w:ascii="Arial" w:hAnsi="Arial"/>
      <w:lang w:val="en-GB"/>
    </w:rPr>
  </w:style>
  <w:style w:type="paragraph" w:styleId="CommentSubject">
    <w:name w:val="annotation subject"/>
    <w:basedOn w:val="CommentText"/>
    <w:next w:val="CommentText"/>
    <w:link w:val="CommentSubjectChar"/>
    <w:semiHidden/>
    <w:unhideWhenUsed/>
    <w:rsid w:val="00FA2901"/>
    <w:rPr>
      <w:b/>
      <w:bCs/>
    </w:rPr>
  </w:style>
  <w:style w:type="character" w:customStyle="1" w:styleId="CommentSubjectChar">
    <w:name w:val="Comment Subject Char"/>
    <w:basedOn w:val="CommentTextChar"/>
    <w:link w:val="CommentSubject"/>
    <w:semiHidden/>
    <w:rsid w:val="00FA2901"/>
    <w:rPr>
      <w:rFonts w:ascii="Arial" w:hAnsi="Arial"/>
      <w:b/>
      <w:bCs/>
      <w:lang w:val="en-GB"/>
    </w:rPr>
  </w:style>
  <w:style w:type="paragraph" w:styleId="BalloonText">
    <w:name w:val="Balloon Text"/>
    <w:basedOn w:val="Normal"/>
    <w:link w:val="BalloonTextChar"/>
    <w:semiHidden/>
    <w:unhideWhenUsed/>
    <w:rsid w:val="00FA2901"/>
    <w:rPr>
      <w:rFonts w:ascii="Segoe UI" w:hAnsi="Segoe UI" w:cs="Segoe UI"/>
      <w:sz w:val="18"/>
      <w:szCs w:val="18"/>
    </w:rPr>
  </w:style>
  <w:style w:type="character" w:customStyle="1" w:styleId="BalloonTextChar">
    <w:name w:val="Balloon Text Char"/>
    <w:basedOn w:val="DefaultParagraphFont"/>
    <w:link w:val="BalloonText"/>
    <w:semiHidden/>
    <w:rsid w:val="00FA2901"/>
    <w:rPr>
      <w:rFonts w:ascii="Segoe UI" w:hAnsi="Segoe UI" w:cs="Segoe UI"/>
      <w:sz w:val="18"/>
      <w:szCs w:val="18"/>
      <w:lang w:val="en-GB"/>
    </w:rPr>
  </w:style>
  <w:style w:type="table" w:styleId="TableGrid">
    <w:name w:val="Table Grid"/>
    <w:basedOn w:val="TableNormal"/>
    <w:rsid w:val="00866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866BB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otnoteReference">
    <w:name w:val="footnote reference"/>
    <w:basedOn w:val="DefaultParagraphFont"/>
    <w:semiHidden/>
    <w:unhideWhenUsed/>
    <w:rsid w:val="00C73936"/>
    <w:rPr>
      <w:vertAlign w:val="superscript"/>
    </w:rPr>
  </w:style>
  <w:style w:type="character" w:customStyle="1" w:styleId="BodyTextChar">
    <w:name w:val="Body Text Char"/>
    <w:basedOn w:val="DefaultParagraphFont"/>
    <w:link w:val="BodyText"/>
    <w:rsid w:val="00223692"/>
    <w:rPr>
      <w:rFonts w:ascii="Arial" w:hAnsi="Arial"/>
      <w:sz w:val="22"/>
    </w:rPr>
  </w:style>
  <w:style w:type="character" w:styleId="Hyperlink">
    <w:name w:val="Hyperlink"/>
    <w:basedOn w:val="DefaultParagraphFont"/>
    <w:uiPriority w:val="99"/>
    <w:unhideWhenUsed/>
    <w:rsid w:val="00656601"/>
    <w:rPr>
      <w:color w:val="0000FF" w:themeColor="hyperlink"/>
      <w:u w:val="single"/>
    </w:rPr>
  </w:style>
  <w:style w:type="character" w:customStyle="1" w:styleId="UnresolvedMention">
    <w:name w:val="Unresolved Mention"/>
    <w:basedOn w:val="DefaultParagraphFont"/>
    <w:uiPriority w:val="99"/>
    <w:semiHidden/>
    <w:unhideWhenUsed/>
    <w:rsid w:val="00656601"/>
    <w:rPr>
      <w:color w:val="808080"/>
      <w:shd w:val="clear" w:color="auto" w:fill="E6E6E6"/>
    </w:rPr>
  </w:style>
  <w:style w:type="paragraph" w:styleId="TOC5">
    <w:name w:val="toc 5"/>
    <w:basedOn w:val="Normal"/>
    <w:next w:val="Normal"/>
    <w:autoRedefine/>
    <w:semiHidden/>
    <w:unhideWhenUsed/>
    <w:rsid w:val="00712DC2"/>
    <w:pPr>
      <w:spacing w:after="100"/>
      <w:ind w:left="880"/>
    </w:pPr>
  </w:style>
  <w:style w:type="paragraph" w:styleId="TOC6">
    <w:name w:val="toc 6"/>
    <w:basedOn w:val="Normal"/>
    <w:next w:val="Normal"/>
    <w:autoRedefine/>
    <w:semiHidden/>
    <w:unhideWhenUsed/>
    <w:rsid w:val="00712DC2"/>
    <w:pPr>
      <w:spacing w:after="100"/>
      <w:ind w:left="1100"/>
    </w:pPr>
  </w:style>
  <w:style w:type="paragraph" w:styleId="TOC7">
    <w:name w:val="toc 7"/>
    <w:basedOn w:val="Normal"/>
    <w:next w:val="Normal"/>
    <w:autoRedefine/>
    <w:semiHidden/>
    <w:unhideWhenUsed/>
    <w:rsid w:val="00712DC2"/>
    <w:pPr>
      <w:spacing w:after="100"/>
      <w:ind w:left="1320"/>
    </w:pPr>
  </w:style>
  <w:style w:type="paragraph" w:styleId="TOC8">
    <w:name w:val="toc 8"/>
    <w:basedOn w:val="Normal"/>
    <w:next w:val="Normal"/>
    <w:autoRedefine/>
    <w:semiHidden/>
    <w:unhideWhenUsed/>
    <w:rsid w:val="00712DC2"/>
    <w:pPr>
      <w:spacing w:after="100"/>
      <w:ind w:left="1540"/>
    </w:pPr>
  </w:style>
  <w:style w:type="paragraph" w:styleId="TOC9">
    <w:name w:val="toc 9"/>
    <w:basedOn w:val="Normal"/>
    <w:next w:val="Normal"/>
    <w:autoRedefine/>
    <w:semiHidden/>
    <w:unhideWhenUsed/>
    <w:rsid w:val="00712DC2"/>
    <w:pPr>
      <w:spacing w:after="100"/>
      <w:ind w:left="1760"/>
    </w:pPr>
  </w:style>
  <w:style w:type="character" w:styleId="FollowedHyperlink">
    <w:name w:val="FollowedHyperlink"/>
    <w:basedOn w:val="DefaultParagraphFont"/>
    <w:semiHidden/>
    <w:unhideWhenUsed/>
    <w:rsid w:val="007C42EC"/>
    <w:rPr>
      <w:color w:val="800080" w:themeColor="followedHyperlink"/>
      <w:u w:val="single"/>
    </w:rPr>
  </w:style>
  <w:style w:type="paragraph" w:customStyle="1" w:styleId="EricssonTextSummaryDoc">
    <w:name w:val="Ericsson Text Summary Doc"/>
    <w:link w:val="EricssonTextSummaryDocChar"/>
    <w:rsid w:val="00B26B2A"/>
    <w:pPr>
      <w:spacing w:before="120" w:after="120" w:line="269" w:lineRule="auto"/>
      <w:ind w:left="1440"/>
    </w:pPr>
    <w:rPr>
      <w:rFonts w:ascii="Arial" w:hAnsi="Arial"/>
      <w:sz w:val="22"/>
      <w:lang w:val="en-CA"/>
    </w:rPr>
  </w:style>
  <w:style w:type="character" w:customStyle="1" w:styleId="EricssonTextSummaryDocChar">
    <w:name w:val="Ericsson Text Summary Doc Char"/>
    <w:basedOn w:val="DefaultParagraphFont"/>
    <w:link w:val="EricssonTextSummaryDoc"/>
    <w:rsid w:val="00B26B2A"/>
    <w:rPr>
      <w:rFonts w:ascii="Arial" w:hAnsi="Arial"/>
      <w:sz w:val="22"/>
      <w:lang w:val="en-CA"/>
    </w:rPr>
  </w:style>
  <w:style w:type="character" w:styleId="PlaceholderText">
    <w:name w:val="Placeholder Text"/>
    <w:basedOn w:val="DefaultParagraphFont"/>
    <w:uiPriority w:val="99"/>
    <w:semiHidden/>
    <w:rsid w:val="00B30F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389090">
      <w:bodyDiv w:val="1"/>
      <w:marLeft w:val="0"/>
      <w:marRight w:val="0"/>
      <w:marTop w:val="0"/>
      <w:marBottom w:val="0"/>
      <w:divBdr>
        <w:top w:val="none" w:sz="0" w:space="0" w:color="auto"/>
        <w:left w:val="none" w:sz="0" w:space="0" w:color="auto"/>
        <w:bottom w:val="none" w:sz="0" w:space="0" w:color="auto"/>
        <w:right w:val="none" w:sz="0" w:space="0" w:color="auto"/>
      </w:divBdr>
    </w:div>
    <w:div w:id="114181550">
      <w:bodyDiv w:val="1"/>
      <w:marLeft w:val="0"/>
      <w:marRight w:val="0"/>
      <w:marTop w:val="0"/>
      <w:marBottom w:val="0"/>
      <w:divBdr>
        <w:top w:val="none" w:sz="0" w:space="0" w:color="auto"/>
        <w:left w:val="none" w:sz="0" w:space="0" w:color="auto"/>
        <w:bottom w:val="none" w:sz="0" w:space="0" w:color="auto"/>
        <w:right w:val="none" w:sz="0" w:space="0" w:color="auto"/>
      </w:divBdr>
    </w:div>
    <w:div w:id="135874386">
      <w:bodyDiv w:val="1"/>
      <w:marLeft w:val="0"/>
      <w:marRight w:val="0"/>
      <w:marTop w:val="0"/>
      <w:marBottom w:val="0"/>
      <w:divBdr>
        <w:top w:val="none" w:sz="0" w:space="0" w:color="auto"/>
        <w:left w:val="none" w:sz="0" w:space="0" w:color="auto"/>
        <w:bottom w:val="none" w:sz="0" w:space="0" w:color="auto"/>
        <w:right w:val="none" w:sz="0" w:space="0" w:color="auto"/>
      </w:divBdr>
      <w:divsChild>
        <w:div w:id="664940324">
          <w:marLeft w:val="0"/>
          <w:marRight w:val="0"/>
          <w:marTop w:val="0"/>
          <w:marBottom w:val="0"/>
          <w:divBdr>
            <w:top w:val="none" w:sz="0" w:space="0" w:color="auto"/>
            <w:left w:val="none" w:sz="0" w:space="0" w:color="auto"/>
            <w:bottom w:val="none" w:sz="0" w:space="0" w:color="auto"/>
            <w:right w:val="none" w:sz="0" w:space="0" w:color="auto"/>
          </w:divBdr>
          <w:divsChild>
            <w:div w:id="809785721">
              <w:marLeft w:val="0"/>
              <w:marRight w:val="0"/>
              <w:marTop w:val="0"/>
              <w:marBottom w:val="0"/>
              <w:divBdr>
                <w:top w:val="none" w:sz="0" w:space="0" w:color="auto"/>
                <w:left w:val="none" w:sz="0" w:space="0" w:color="auto"/>
                <w:bottom w:val="none" w:sz="0" w:space="0" w:color="auto"/>
                <w:right w:val="none" w:sz="0" w:space="0" w:color="auto"/>
              </w:divBdr>
              <w:divsChild>
                <w:div w:id="91360685">
                  <w:marLeft w:val="0"/>
                  <w:marRight w:val="0"/>
                  <w:marTop w:val="0"/>
                  <w:marBottom w:val="0"/>
                  <w:divBdr>
                    <w:top w:val="none" w:sz="0" w:space="0" w:color="auto"/>
                    <w:left w:val="none" w:sz="0" w:space="0" w:color="auto"/>
                    <w:bottom w:val="none" w:sz="0" w:space="0" w:color="auto"/>
                    <w:right w:val="none" w:sz="0" w:space="0" w:color="auto"/>
                  </w:divBdr>
                  <w:divsChild>
                    <w:div w:id="1113674394">
                      <w:marLeft w:val="0"/>
                      <w:marRight w:val="0"/>
                      <w:marTop w:val="0"/>
                      <w:marBottom w:val="0"/>
                      <w:divBdr>
                        <w:top w:val="none" w:sz="0" w:space="0" w:color="auto"/>
                        <w:left w:val="none" w:sz="0" w:space="0" w:color="auto"/>
                        <w:bottom w:val="none" w:sz="0" w:space="0" w:color="auto"/>
                        <w:right w:val="none" w:sz="0" w:space="0" w:color="auto"/>
                      </w:divBdr>
                      <w:divsChild>
                        <w:div w:id="1728839828">
                          <w:marLeft w:val="0"/>
                          <w:marRight w:val="0"/>
                          <w:marTop w:val="0"/>
                          <w:marBottom w:val="0"/>
                          <w:divBdr>
                            <w:top w:val="none" w:sz="0" w:space="0" w:color="auto"/>
                            <w:left w:val="none" w:sz="0" w:space="0" w:color="auto"/>
                            <w:bottom w:val="none" w:sz="0" w:space="0" w:color="auto"/>
                            <w:right w:val="none" w:sz="0" w:space="0" w:color="auto"/>
                          </w:divBdr>
                          <w:divsChild>
                            <w:div w:id="1837525752">
                              <w:marLeft w:val="0"/>
                              <w:marRight w:val="0"/>
                              <w:marTop w:val="0"/>
                              <w:marBottom w:val="0"/>
                              <w:divBdr>
                                <w:top w:val="single" w:sz="6" w:space="4" w:color="auto"/>
                                <w:left w:val="single" w:sz="6" w:space="4" w:color="auto"/>
                                <w:bottom w:val="single" w:sz="6" w:space="4" w:color="auto"/>
                                <w:right w:val="single" w:sz="6" w:space="4" w:color="auto"/>
                              </w:divBdr>
                              <w:divsChild>
                                <w:div w:id="941183788">
                                  <w:marLeft w:val="0"/>
                                  <w:marRight w:val="0"/>
                                  <w:marTop w:val="0"/>
                                  <w:marBottom w:val="0"/>
                                  <w:divBdr>
                                    <w:top w:val="none" w:sz="0" w:space="0" w:color="auto"/>
                                    <w:left w:val="none" w:sz="0" w:space="0" w:color="auto"/>
                                    <w:bottom w:val="none" w:sz="0" w:space="0" w:color="auto"/>
                                    <w:right w:val="none" w:sz="0" w:space="0" w:color="auto"/>
                                  </w:divBdr>
                                  <w:divsChild>
                                    <w:div w:id="1235626572">
                                      <w:marLeft w:val="0"/>
                                      <w:marRight w:val="0"/>
                                      <w:marTop w:val="0"/>
                                      <w:marBottom w:val="0"/>
                                      <w:divBdr>
                                        <w:top w:val="none" w:sz="0" w:space="0" w:color="auto"/>
                                        <w:left w:val="none" w:sz="0" w:space="0" w:color="auto"/>
                                        <w:bottom w:val="none" w:sz="0" w:space="0" w:color="auto"/>
                                        <w:right w:val="none" w:sz="0" w:space="0" w:color="auto"/>
                                      </w:divBdr>
                                      <w:divsChild>
                                        <w:div w:id="342779753">
                                          <w:marLeft w:val="0"/>
                                          <w:marRight w:val="0"/>
                                          <w:marTop w:val="0"/>
                                          <w:marBottom w:val="0"/>
                                          <w:divBdr>
                                            <w:top w:val="none" w:sz="0" w:space="0" w:color="auto"/>
                                            <w:left w:val="none" w:sz="0" w:space="0" w:color="auto"/>
                                            <w:bottom w:val="none" w:sz="0" w:space="0" w:color="auto"/>
                                            <w:right w:val="none" w:sz="0" w:space="0" w:color="auto"/>
                                          </w:divBdr>
                                          <w:divsChild>
                                            <w:div w:id="15503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120598">
      <w:bodyDiv w:val="1"/>
      <w:marLeft w:val="0"/>
      <w:marRight w:val="0"/>
      <w:marTop w:val="0"/>
      <w:marBottom w:val="0"/>
      <w:divBdr>
        <w:top w:val="none" w:sz="0" w:space="0" w:color="auto"/>
        <w:left w:val="none" w:sz="0" w:space="0" w:color="auto"/>
        <w:bottom w:val="none" w:sz="0" w:space="0" w:color="auto"/>
        <w:right w:val="none" w:sz="0" w:space="0" w:color="auto"/>
      </w:divBdr>
    </w:div>
    <w:div w:id="184952701">
      <w:bodyDiv w:val="1"/>
      <w:marLeft w:val="0"/>
      <w:marRight w:val="0"/>
      <w:marTop w:val="0"/>
      <w:marBottom w:val="0"/>
      <w:divBdr>
        <w:top w:val="none" w:sz="0" w:space="0" w:color="auto"/>
        <w:left w:val="none" w:sz="0" w:space="0" w:color="auto"/>
        <w:bottom w:val="none" w:sz="0" w:space="0" w:color="auto"/>
        <w:right w:val="none" w:sz="0" w:space="0" w:color="auto"/>
      </w:divBdr>
      <w:divsChild>
        <w:div w:id="1462846425">
          <w:marLeft w:val="0"/>
          <w:marRight w:val="0"/>
          <w:marTop w:val="0"/>
          <w:marBottom w:val="0"/>
          <w:divBdr>
            <w:top w:val="none" w:sz="0" w:space="0" w:color="auto"/>
            <w:left w:val="none" w:sz="0" w:space="0" w:color="auto"/>
            <w:bottom w:val="none" w:sz="0" w:space="0" w:color="auto"/>
            <w:right w:val="none" w:sz="0" w:space="0" w:color="auto"/>
          </w:divBdr>
          <w:divsChild>
            <w:div w:id="720328802">
              <w:marLeft w:val="0"/>
              <w:marRight w:val="0"/>
              <w:marTop w:val="0"/>
              <w:marBottom w:val="0"/>
              <w:divBdr>
                <w:top w:val="none" w:sz="0" w:space="0" w:color="auto"/>
                <w:left w:val="none" w:sz="0" w:space="0" w:color="auto"/>
                <w:bottom w:val="none" w:sz="0" w:space="0" w:color="auto"/>
                <w:right w:val="none" w:sz="0" w:space="0" w:color="auto"/>
              </w:divBdr>
              <w:divsChild>
                <w:div w:id="1080953024">
                  <w:marLeft w:val="0"/>
                  <w:marRight w:val="0"/>
                  <w:marTop w:val="0"/>
                  <w:marBottom w:val="0"/>
                  <w:divBdr>
                    <w:top w:val="none" w:sz="0" w:space="0" w:color="auto"/>
                    <w:left w:val="none" w:sz="0" w:space="0" w:color="auto"/>
                    <w:bottom w:val="none" w:sz="0" w:space="0" w:color="auto"/>
                    <w:right w:val="none" w:sz="0" w:space="0" w:color="auto"/>
                  </w:divBdr>
                  <w:divsChild>
                    <w:div w:id="1763910410">
                      <w:marLeft w:val="0"/>
                      <w:marRight w:val="0"/>
                      <w:marTop w:val="0"/>
                      <w:marBottom w:val="0"/>
                      <w:divBdr>
                        <w:top w:val="none" w:sz="0" w:space="0" w:color="auto"/>
                        <w:left w:val="none" w:sz="0" w:space="0" w:color="auto"/>
                        <w:bottom w:val="none" w:sz="0" w:space="0" w:color="auto"/>
                        <w:right w:val="none" w:sz="0" w:space="0" w:color="auto"/>
                      </w:divBdr>
                      <w:divsChild>
                        <w:div w:id="1600917307">
                          <w:marLeft w:val="0"/>
                          <w:marRight w:val="0"/>
                          <w:marTop w:val="0"/>
                          <w:marBottom w:val="0"/>
                          <w:divBdr>
                            <w:top w:val="none" w:sz="0" w:space="0" w:color="auto"/>
                            <w:left w:val="none" w:sz="0" w:space="0" w:color="auto"/>
                            <w:bottom w:val="none" w:sz="0" w:space="0" w:color="auto"/>
                            <w:right w:val="none" w:sz="0" w:space="0" w:color="auto"/>
                          </w:divBdr>
                          <w:divsChild>
                            <w:div w:id="675230756">
                              <w:marLeft w:val="0"/>
                              <w:marRight w:val="0"/>
                              <w:marTop w:val="0"/>
                              <w:marBottom w:val="0"/>
                              <w:divBdr>
                                <w:top w:val="single" w:sz="6" w:space="4" w:color="auto"/>
                                <w:left w:val="single" w:sz="6" w:space="4" w:color="auto"/>
                                <w:bottom w:val="single" w:sz="6" w:space="4" w:color="auto"/>
                                <w:right w:val="single" w:sz="6" w:space="4" w:color="auto"/>
                              </w:divBdr>
                              <w:divsChild>
                                <w:div w:id="1563176978">
                                  <w:marLeft w:val="0"/>
                                  <w:marRight w:val="0"/>
                                  <w:marTop w:val="0"/>
                                  <w:marBottom w:val="0"/>
                                  <w:divBdr>
                                    <w:top w:val="none" w:sz="0" w:space="0" w:color="auto"/>
                                    <w:left w:val="none" w:sz="0" w:space="0" w:color="auto"/>
                                    <w:bottom w:val="none" w:sz="0" w:space="0" w:color="auto"/>
                                    <w:right w:val="none" w:sz="0" w:space="0" w:color="auto"/>
                                  </w:divBdr>
                                  <w:divsChild>
                                    <w:div w:id="1164393609">
                                      <w:marLeft w:val="0"/>
                                      <w:marRight w:val="0"/>
                                      <w:marTop w:val="0"/>
                                      <w:marBottom w:val="0"/>
                                      <w:divBdr>
                                        <w:top w:val="none" w:sz="0" w:space="0" w:color="auto"/>
                                        <w:left w:val="none" w:sz="0" w:space="0" w:color="auto"/>
                                        <w:bottom w:val="none" w:sz="0" w:space="0" w:color="auto"/>
                                        <w:right w:val="none" w:sz="0" w:space="0" w:color="auto"/>
                                      </w:divBdr>
                                      <w:divsChild>
                                        <w:div w:id="1233153077">
                                          <w:marLeft w:val="0"/>
                                          <w:marRight w:val="0"/>
                                          <w:marTop w:val="0"/>
                                          <w:marBottom w:val="0"/>
                                          <w:divBdr>
                                            <w:top w:val="none" w:sz="0" w:space="0" w:color="auto"/>
                                            <w:left w:val="none" w:sz="0" w:space="0" w:color="auto"/>
                                            <w:bottom w:val="none" w:sz="0" w:space="0" w:color="auto"/>
                                            <w:right w:val="none" w:sz="0" w:space="0" w:color="auto"/>
                                          </w:divBdr>
                                          <w:divsChild>
                                            <w:div w:id="924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174261">
      <w:bodyDiv w:val="1"/>
      <w:marLeft w:val="0"/>
      <w:marRight w:val="0"/>
      <w:marTop w:val="0"/>
      <w:marBottom w:val="0"/>
      <w:divBdr>
        <w:top w:val="none" w:sz="0" w:space="0" w:color="auto"/>
        <w:left w:val="none" w:sz="0" w:space="0" w:color="auto"/>
        <w:bottom w:val="none" w:sz="0" w:space="0" w:color="auto"/>
        <w:right w:val="none" w:sz="0" w:space="0" w:color="auto"/>
      </w:divBdr>
      <w:divsChild>
        <w:div w:id="1843078911">
          <w:marLeft w:val="0"/>
          <w:marRight w:val="0"/>
          <w:marTop w:val="0"/>
          <w:marBottom w:val="0"/>
          <w:divBdr>
            <w:top w:val="none" w:sz="0" w:space="0" w:color="auto"/>
            <w:left w:val="none" w:sz="0" w:space="0" w:color="auto"/>
            <w:bottom w:val="none" w:sz="0" w:space="0" w:color="auto"/>
            <w:right w:val="none" w:sz="0" w:space="0" w:color="auto"/>
          </w:divBdr>
          <w:divsChild>
            <w:div w:id="245265989">
              <w:marLeft w:val="0"/>
              <w:marRight w:val="0"/>
              <w:marTop w:val="0"/>
              <w:marBottom w:val="0"/>
              <w:divBdr>
                <w:top w:val="none" w:sz="0" w:space="0" w:color="auto"/>
                <w:left w:val="none" w:sz="0" w:space="0" w:color="auto"/>
                <w:bottom w:val="none" w:sz="0" w:space="0" w:color="auto"/>
                <w:right w:val="none" w:sz="0" w:space="0" w:color="auto"/>
              </w:divBdr>
              <w:divsChild>
                <w:div w:id="187302626">
                  <w:marLeft w:val="0"/>
                  <w:marRight w:val="0"/>
                  <w:marTop w:val="0"/>
                  <w:marBottom w:val="0"/>
                  <w:divBdr>
                    <w:top w:val="none" w:sz="0" w:space="0" w:color="auto"/>
                    <w:left w:val="none" w:sz="0" w:space="0" w:color="auto"/>
                    <w:bottom w:val="none" w:sz="0" w:space="0" w:color="auto"/>
                    <w:right w:val="none" w:sz="0" w:space="0" w:color="auto"/>
                  </w:divBdr>
                  <w:divsChild>
                    <w:div w:id="775750760">
                      <w:marLeft w:val="0"/>
                      <w:marRight w:val="0"/>
                      <w:marTop w:val="0"/>
                      <w:marBottom w:val="0"/>
                      <w:divBdr>
                        <w:top w:val="none" w:sz="0" w:space="0" w:color="auto"/>
                        <w:left w:val="none" w:sz="0" w:space="0" w:color="auto"/>
                        <w:bottom w:val="none" w:sz="0" w:space="0" w:color="auto"/>
                        <w:right w:val="none" w:sz="0" w:space="0" w:color="auto"/>
                      </w:divBdr>
                      <w:divsChild>
                        <w:div w:id="1791699829">
                          <w:marLeft w:val="0"/>
                          <w:marRight w:val="0"/>
                          <w:marTop w:val="0"/>
                          <w:marBottom w:val="0"/>
                          <w:divBdr>
                            <w:top w:val="none" w:sz="0" w:space="0" w:color="auto"/>
                            <w:left w:val="none" w:sz="0" w:space="0" w:color="auto"/>
                            <w:bottom w:val="none" w:sz="0" w:space="0" w:color="auto"/>
                            <w:right w:val="none" w:sz="0" w:space="0" w:color="auto"/>
                          </w:divBdr>
                          <w:divsChild>
                            <w:div w:id="235557967">
                              <w:marLeft w:val="0"/>
                              <w:marRight w:val="0"/>
                              <w:marTop w:val="0"/>
                              <w:marBottom w:val="0"/>
                              <w:divBdr>
                                <w:top w:val="single" w:sz="6" w:space="4" w:color="auto"/>
                                <w:left w:val="single" w:sz="6" w:space="4" w:color="auto"/>
                                <w:bottom w:val="single" w:sz="6" w:space="4" w:color="auto"/>
                                <w:right w:val="single" w:sz="6" w:space="4" w:color="auto"/>
                              </w:divBdr>
                              <w:divsChild>
                                <w:div w:id="1286473619">
                                  <w:marLeft w:val="0"/>
                                  <w:marRight w:val="0"/>
                                  <w:marTop w:val="0"/>
                                  <w:marBottom w:val="0"/>
                                  <w:divBdr>
                                    <w:top w:val="none" w:sz="0" w:space="0" w:color="auto"/>
                                    <w:left w:val="none" w:sz="0" w:space="0" w:color="auto"/>
                                    <w:bottom w:val="none" w:sz="0" w:space="0" w:color="auto"/>
                                    <w:right w:val="none" w:sz="0" w:space="0" w:color="auto"/>
                                  </w:divBdr>
                                  <w:divsChild>
                                    <w:div w:id="150873479">
                                      <w:marLeft w:val="0"/>
                                      <w:marRight w:val="0"/>
                                      <w:marTop w:val="0"/>
                                      <w:marBottom w:val="0"/>
                                      <w:divBdr>
                                        <w:top w:val="none" w:sz="0" w:space="0" w:color="auto"/>
                                        <w:left w:val="none" w:sz="0" w:space="0" w:color="auto"/>
                                        <w:bottom w:val="none" w:sz="0" w:space="0" w:color="auto"/>
                                        <w:right w:val="none" w:sz="0" w:space="0" w:color="auto"/>
                                      </w:divBdr>
                                      <w:divsChild>
                                        <w:div w:id="1482188067">
                                          <w:marLeft w:val="0"/>
                                          <w:marRight w:val="0"/>
                                          <w:marTop w:val="0"/>
                                          <w:marBottom w:val="0"/>
                                          <w:divBdr>
                                            <w:top w:val="none" w:sz="0" w:space="0" w:color="auto"/>
                                            <w:left w:val="none" w:sz="0" w:space="0" w:color="auto"/>
                                            <w:bottom w:val="none" w:sz="0" w:space="0" w:color="auto"/>
                                            <w:right w:val="none" w:sz="0" w:space="0" w:color="auto"/>
                                          </w:divBdr>
                                          <w:divsChild>
                                            <w:div w:id="7243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7787243">
      <w:bodyDiv w:val="1"/>
      <w:marLeft w:val="0"/>
      <w:marRight w:val="0"/>
      <w:marTop w:val="0"/>
      <w:marBottom w:val="0"/>
      <w:divBdr>
        <w:top w:val="none" w:sz="0" w:space="0" w:color="auto"/>
        <w:left w:val="none" w:sz="0" w:space="0" w:color="auto"/>
        <w:bottom w:val="none" w:sz="0" w:space="0" w:color="auto"/>
        <w:right w:val="none" w:sz="0" w:space="0" w:color="auto"/>
      </w:divBdr>
    </w:div>
    <w:div w:id="260770963">
      <w:bodyDiv w:val="1"/>
      <w:marLeft w:val="0"/>
      <w:marRight w:val="0"/>
      <w:marTop w:val="0"/>
      <w:marBottom w:val="0"/>
      <w:divBdr>
        <w:top w:val="none" w:sz="0" w:space="0" w:color="auto"/>
        <w:left w:val="none" w:sz="0" w:space="0" w:color="auto"/>
        <w:bottom w:val="none" w:sz="0" w:space="0" w:color="auto"/>
        <w:right w:val="none" w:sz="0" w:space="0" w:color="auto"/>
      </w:divBdr>
    </w:div>
    <w:div w:id="275724081">
      <w:bodyDiv w:val="1"/>
      <w:marLeft w:val="0"/>
      <w:marRight w:val="0"/>
      <w:marTop w:val="0"/>
      <w:marBottom w:val="0"/>
      <w:divBdr>
        <w:top w:val="none" w:sz="0" w:space="0" w:color="auto"/>
        <w:left w:val="none" w:sz="0" w:space="0" w:color="auto"/>
        <w:bottom w:val="none" w:sz="0" w:space="0" w:color="auto"/>
        <w:right w:val="none" w:sz="0" w:space="0" w:color="auto"/>
      </w:divBdr>
    </w:div>
    <w:div w:id="277562713">
      <w:bodyDiv w:val="1"/>
      <w:marLeft w:val="0"/>
      <w:marRight w:val="0"/>
      <w:marTop w:val="0"/>
      <w:marBottom w:val="0"/>
      <w:divBdr>
        <w:top w:val="none" w:sz="0" w:space="0" w:color="auto"/>
        <w:left w:val="none" w:sz="0" w:space="0" w:color="auto"/>
        <w:bottom w:val="none" w:sz="0" w:space="0" w:color="auto"/>
        <w:right w:val="none" w:sz="0" w:space="0" w:color="auto"/>
      </w:divBdr>
      <w:divsChild>
        <w:div w:id="1697317208">
          <w:marLeft w:val="0"/>
          <w:marRight w:val="0"/>
          <w:marTop w:val="0"/>
          <w:marBottom w:val="0"/>
          <w:divBdr>
            <w:top w:val="none" w:sz="0" w:space="0" w:color="auto"/>
            <w:left w:val="none" w:sz="0" w:space="0" w:color="auto"/>
            <w:bottom w:val="none" w:sz="0" w:space="0" w:color="auto"/>
            <w:right w:val="none" w:sz="0" w:space="0" w:color="auto"/>
          </w:divBdr>
          <w:divsChild>
            <w:div w:id="435828682">
              <w:marLeft w:val="0"/>
              <w:marRight w:val="0"/>
              <w:marTop w:val="0"/>
              <w:marBottom w:val="0"/>
              <w:divBdr>
                <w:top w:val="none" w:sz="0" w:space="0" w:color="auto"/>
                <w:left w:val="none" w:sz="0" w:space="0" w:color="auto"/>
                <w:bottom w:val="none" w:sz="0" w:space="0" w:color="auto"/>
                <w:right w:val="none" w:sz="0" w:space="0" w:color="auto"/>
              </w:divBdr>
              <w:divsChild>
                <w:div w:id="2046708972">
                  <w:marLeft w:val="0"/>
                  <w:marRight w:val="0"/>
                  <w:marTop w:val="0"/>
                  <w:marBottom w:val="0"/>
                  <w:divBdr>
                    <w:top w:val="none" w:sz="0" w:space="0" w:color="auto"/>
                    <w:left w:val="none" w:sz="0" w:space="0" w:color="auto"/>
                    <w:bottom w:val="none" w:sz="0" w:space="0" w:color="auto"/>
                    <w:right w:val="none" w:sz="0" w:space="0" w:color="auto"/>
                  </w:divBdr>
                  <w:divsChild>
                    <w:div w:id="877938085">
                      <w:marLeft w:val="0"/>
                      <w:marRight w:val="0"/>
                      <w:marTop w:val="0"/>
                      <w:marBottom w:val="0"/>
                      <w:divBdr>
                        <w:top w:val="none" w:sz="0" w:space="0" w:color="auto"/>
                        <w:left w:val="none" w:sz="0" w:space="0" w:color="auto"/>
                        <w:bottom w:val="none" w:sz="0" w:space="0" w:color="auto"/>
                        <w:right w:val="none" w:sz="0" w:space="0" w:color="auto"/>
                      </w:divBdr>
                      <w:divsChild>
                        <w:div w:id="1755591625">
                          <w:marLeft w:val="0"/>
                          <w:marRight w:val="0"/>
                          <w:marTop w:val="0"/>
                          <w:marBottom w:val="0"/>
                          <w:divBdr>
                            <w:top w:val="none" w:sz="0" w:space="0" w:color="auto"/>
                            <w:left w:val="none" w:sz="0" w:space="0" w:color="auto"/>
                            <w:bottom w:val="none" w:sz="0" w:space="0" w:color="auto"/>
                            <w:right w:val="none" w:sz="0" w:space="0" w:color="auto"/>
                          </w:divBdr>
                          <w:divsChild>
                            <w:div w:id="493958501">
                              <w:marLeft w:val="0"/>
                              <w:marRight w:val="0"/>
                              <w:marTop w:val="0"/>
                              <w:marBottom w:val="0"/>
                              <w:divBdr>
                                <w:top w:val="single" w:sz="6" w:space="4" w:color="auto"/>
                                <w:left w:val="single" w:sz="6" w:space="4" w:color="auto"/>
                                <w:bottom w:val="single" w:sz="6" w:space="4" w:color="auto"/>
                                <w:right w:val="single" w:sz="6" w:space="4" w:color="auto"/>
                              </w:divBdr>
                              <w:divsChild>
                                <w:div w:id="1154950054">
                                  <w:marLeft w:val="0"/>
                                  <w:marRight w:val="0"/>
                                  <w:marTop w:val="0"/>
                                  <w:marBottom w:val="0"/>
                                  <w:divBdr>
                                    <w:top w:val="none" w:sz="0" w:space="0" w:color="auto"/>
                                    <w:left w:val="none" w:sz="0" w:space="0" w:color="auto"/>
                                    <w:bottom w:val="none" w:sz="0" w:space="0" w:color="auto"/>
                                    <w:right w:val="none" w:sz="0" w:space="0" w:color="auto"/>
                                  </w:divBdr>
                                  <w:divsChild>
                                    <w:div w:id="1759213785">
                                      <w:marLeft w:val="0"/>
                                      <w:marRight w:val="0"/>
                                      <w:marTop w:val="0"/>
                                      <w:marBottom w:val="0"/>
                                      <w:divBdr>
                                        <w:top w:val="none" w:sz="0" w:space="0" w:color="auto"/>
                                        <w:left w:val="none" w:sz="0" w:space="0" w:color="auto"/>
                                        <w:bottom w:val="none" w:sz="0" w:space="0" w:color="auto"/>
                                        <w:right w:val="none" w:sz="0" w:space="0" w:color="auto"/>
                                      </w:divBdr>
                                      <w:divsChild>
                                        <w:div w:id="848913071">
                                          <w:marLeft w:val="0"/>
                                          <w:marRight w:val="0"/>
                                          <w:marTop w:val="0"/>
                                          <w:marBottom w:val="0"/>
                                          <w:divBdr>
                                            <w:top w:val="none" w:sz="0" w:space="0" w:color="auto"/>
                                            <w:left w:val="none" w:sz="0" w:space="0" w:color="auto"/>
                                            <w:bottom w:val="none" w:sz="0" w:space="0" w:color="auto"/>
                                            <w:right w:val="none" w:sz="0" w:space="0" w:color="auto"/>
                                          </w:divBdr>
                                          <w:divsChild>
                                            <w:div w:id="4428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3487082">
      <w:bodyDiv w:val="1"/>
      <w:marLeft w:val="0"/>
      <w:marRight w:val="0"/>
      <w:marTop w:val="0"/>
      <w:marBottom w:val="0"/>
      <w:divBdr>
        <w:top w:val="none" w:sz="0" w:space="0" w:color="auto"/>
        <w:left w:val="none" w:sz="0" w:space="0" w:color="auto"/>
        <w:bottom w:val="none" w:sz="0" w:space="0" w:color="auto"/>
        <w:right w:val="none" w:sz="0" w:space="0" w:color="auto"/>
      </w:divBdr>
    </w:div>
    <w:div w:id="308481827">
      <w:bodyDiv w:val="1"/>
      <w:marLeft w:val="0"/>
      <w:marRight w:val="0"/>
      <w:marTop w:val="0"/>
      <w:marBottom w:val="0"/>
      <w:divBdr>
        <w:top w:val="none" w:sz="0" w:space="0" w:color="auto"/>
        <w:left w:val="none" w:sz="0" w:space="0" w:color="auto"/>
        <w:bottom w:val="none" w:sz="0" w:space="0" w:color="auto"/>
        <w:right w:val="none" w:sz="0" w:space="0" w:color="auto"/>
      </w:divBdr>
      <w:divsChild>
        <w:div w:id="1003627132">
          <w:marLeft w:val="0"/>
          <w:marRight w:val="0"/>
          <w:marTop w:val="0"/>
          <w:marBottom w:val="0"/>
          <w:divBdr>
            <w:top w:val="none" w:sz="0" w:space="0" w:color="auto"/>
            <w:left w:val="none" w:sz="0" w:space="0" w:color="auto"/>
            <w:bottom w:val="none" w:sz="0" w:space="0" w:color="auto"/>
            <w:right w:val="none" w:sz="0" w:space="0" w:color="auto"/>
          </w:divBdr>
          <w:divsChild>
            <w:div w:id="960264632">
              <w:marLeft w:val="0"/>
              <w:marRight w:val="0"/>
              <w:marTop w:val="0"/>
              <w:marBottom w:val="0"/>
              <w:divBdr>
                <w:top w:val="none" w:sz="0" w:space="0" w:color="auto"/>
                <w:left w:val="none" w:sz="0" w:space="0" w:color="auto"/>
                <w:bottom w:val="none" w:sz="0" w:space="0" w:color="auto"/>
                <w:right w:val="none" w:sz="0" w:space="0" w:color="auto"/>
              </w:divBdr>
              <w:divsChild>
                <w:div w:id="1701739096">
                  <w:marLeft w:val="0"/>
                  <w:marRight w:val="0"/>
                  <w:marTop w:val="0"/>
                  <w:marBottom w:val="0"/>
                  <w:divBdr>
                    <w:top w:val="none" w:sz="0" w:space="0" w:color="auto"/>
                    <w:left w:val="none" w:sz="0" w:space="0" w:color="auto"/>
                    <w:bottom w:val="none" w:sz="0" w:space="0" w:color="auto"/>
                    <w:right w:val="none" w:sz="0" w:space="0" w:color="auto"/>
                  </w:divBdr>
                  <w:divsChild>
                    <w:div w:id="582493589">
                      <w:marLeft w:val="0"/>
                      <w:marRight w:val="0"/>
                      <w:marTop w:val="0"/>
                      <w:marBottom w:val="0"/>
                      <w:divBdr>
                        <w:top w:val="none" w:sz="0" w:space="0" w:color="auto"/>
                        <w:left w:val="none" w:sz="0" w:space="0" w:color="auto"/>
                        <w:bottom w:val="none" w:sz="0" w:space="0" w:color="auto"/>
                        <w:right w:val="none" w:sz="0" w:space="0" w:color="auto"/>
                      </w:divBdr>
                      <w:divsChild>
                        <w:div w:id="706414793">
                          <w:marLeft w:val="0"/>
                          <w:marRight w:val="0"/>
                          <w:marTop w:val="0"/>
                          <w:marBottom w:val="0"/>
                          <w:divBdr>
                            <w:top w:val="none" w:sz="0" w:space="0" w:color="auto"/>
                            <w:left w:val="none" w:sz="0" w:space="0" w:color="auto"/>
                            <w:bottom w:val="none" w:sz="0" w:space="0" w:color="auto"/>
                            <w:right w:val="none" w:sz="0" w:space="0" w:color="auto"/>
                          </w:divBdr>
                          <w:divsChild>
                            <w:div w:id="2124574272">
                              <w:marLeft w:val="0"/>
                              <w:marRight w:val="0"/>
                              <w:marTop w:val="0"/>
                              <w:marBottom w:val="0"/>
                              <w:divBdr>
                                <w:top w:val="single" w:sz="6" w:space="4" w:color="auto"/>
                                <w:left w:val="single" w:sz="6" w:space="4" w:color="auto"/>
                                <w:bottom w:val="single" w:sz="6" w:space="4" w:color="auto"/>
                                <w:right w:val="single" w:sz="6" w:space="4" w:color="auto"/>
                              </w:divBdr>
                              <w:divsChild>
                                <w:div w:id="1343816884">
                                  <w:marLeft w:val="0"/>
                                  <w:marRight w:val="0"/>
                                  <w:marTop w:val="0"/>
                                  <w:marBottom w:val="0"/>
                                  <w:divBdr>
                                    <w:top w:val="none" w:sz="0" w:space="0" w:color="auto"/>
                                    <w:left w:val="none" w:sz="0" w:space="0" w:color="auto"/>
                                    <w:bottom w:val="none" w:sz="0" w:space="0" w:color="auto"/>
                                    <w:right w:val="none" w:sz="0" w:space="0" w:color="auto"/>
                                  </w:divBdr>
                                  <w:divsChild>
                                    <w:div w:id="1109932802">
                                      <w:marLeft w:val="0"/>
                                      <w:marRight w:val="0"/>
                                      <w:marTop w:val="0"/>
                                      <w:marBottom w:val="0"/>
                                      <w:divBdr>
                                        <w:top w:val="none" w:sz="0" w:space="0" w:color="auto"/>
                                        <w:left w:val="none" w:sz="0" w:space="0" w:color="auto"/>
                                        <w:bottom w:val="none" w:sz="0" w:space="0" w:color="auto"/>
                                        <w:right w:val="none" w:sz="0" w:space="0" w:color="auto"/>
                                      </w:divBdr>
                                      <w:divsChild>
                                        <w:div w:id="1073897714">
                                          <w:marLeft w:val="0"/>
                                          <w:marRight w:val="0"/>
                                          <w:marTop w:val="0"/>
                                          <w:marBottom w:val="0"/>
                                          <w:divBdr>
                                            <w:top w:val="none" w:sz="0" w:space="0" w:color="auto"/>
                                            <w:left w:val="none" w:sz="0" w:space="0" w:color="auto"/>
                                            <w:bottom w:val="none" w:sz="0" w:space="0" w:color="auto"/>
                                            <w:right w:val="none" w:sz="0" w:space="0" w:color="auto"/>
                                          </w:divBdr>
                                          <w:divsChild>
                                            <w:div w:id="21805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4210213">
      <w:bodyDiv w:val="1"/>
      <w:marLeft w:val="0"/>
      <w:marRight w:val="0"/>
      <w:marTop w:val="0"/>
      <w:marBottom w:val="0"/>
      <w:divBdr>
        <w:top w:val="none" w:sz="0" w:space="0" w:color="auto"/>
        <w:left w:val="none" w:sz="0" w:space="0" w:color="auto"/>
        <w:bottom w:val="none" w:sz="0" w:space="0" w:color="auto"/>
        <w:right w:val="none" w:sz="0" w:space="0" w:color="auto"/>
      </w:divBdr>
    </w:div>
    <w:div w:id="348989161">
      <w:bodyDiv w:val="1"/>
      <w:marLeft w:val="0"/>
      <w:marRight w:val="0"/>
      <w:marTop w:val="0"/>
      <w:marBottom w:val="0"/>
      <w:divBdr>
        <w:top w:val="none" w:sz="0" w:space="0" w:color="auto"/>
        <w:left w:val="none" w:sz="0" w:space="0" w:color="auto"/>
        <w:bottom w:val="none" w:sz="0" w:space="0" w:color="auto"/>
        <w:right w:val="none" w:sz="0" w:space="0" w:color="auto"/>
      </w:divBdr>
    </w:div>
    <w:div w:id="405306081">
      <w:bodyDiv w:val="1"/>
      <w:marLeft w:val="0"/>
      <w:marRight w:val="0"/>
      <w:marTop w:val="0"/>
      <w:marBottom w:val="0"/>
      <w:divBdr>
        <w:top w:val="none" w:sz="0" w:space="0" w:color="auto"/>
        <w:left w:val="none" w:sz="0" w:space="0" w:color="auto"/>
        <w:bottom w:val="none" w:sz="0" w:space="0" w:color="auto"/>
        <w:right w:val="none" w:sz="0" w:space="0" w:color="auto"/>
      </w:divBdr>
    </w:div>
    <w:div w:id="419758344">
      <w:bodyDiv w:val="1"/>
      <w:marLeft w:val="0"/>
      <w:marRight w:val="0"/>
      <w:marTop w:val="0"/>
      <w:marBottom w:val="0"/>
      <w:divBdr>
        <w:top w:val="none" w:sz="0" w:space="0" w:color="auto"/>
        <w:left w:val="none" w:sz="0" w:space="0" w:color="auto"/>
        <w:bottom w:val="none" w:sz="0" w:space="0" w:color="auto"/>
        <w:right w:val="none" w:sz="0" w:space="0" w:color="auto"/>
      </w:divBdr>
    </w:div>
    <w:div w:id="486894765">
      <w:bodyDiv w:val="1"/>
      <w:marLeft w:val="0"/>
      <w:marRight w:val="0"/>
      <w:marTop w:val="0"/>
      <w:marBottom w:val="0"/>
      <w:divBdr>
        <w:top w:val="none" w:sz="0" w:space="0" w:color="auto"/>
        <w:left w:val="none" w:sz="0" w:space="0" w:color="auto"/>
        <w:bottom w:val="none" w:sz="0" w:space="0" w:color="auto"/>
        <w:right w:val="none" w:sz="0" w:space="0" w:color="auto"/>
      </w:divBdr>
    </w:div>
    <w:div w:id="488597113">
      <w:bodyDiv w:val="1"/>
      <w:marLeft w:val="0"/>
      <w:marRight w:val="0"/>
      <w:marTop w:val="0"/>
      <w:marBottom w:val="0"/>
      <w:divBdr>
        <w:top w:val="none" w:sz="0" w:space="0" w:color="auto"/>
        <w:left w:val="none" w:sz="0" w:space="0" w:color="auto"/>
        <w:bottom w:val="none" w:sz="0" w:space="0" w:color="auto"/>
        <w:right w:val="none" w:sz="0" w:space="0" w:color="auto"/>
      </w:divBdr>
      <w:divsChild>
        <w:div w:id="581137874">
          <w:marLeft w:val="0"/>
          <w:marRight w:val="0"/>
          <w:marTop w:val="0"/>
          <w:marBottom w:val="0"/>
          <w:divBdr>
            <w:top w:val="none" w:sz="0" w:space="0" w:color="auto"/>
            <w:left w:val="none" w:sz="0" w:space="0" w:color="auto"/>
            <w:bottom w:val="none" w:sz="0" w:space="0" w:color="auto"/>
            <w:right w:val="none" w:sz="0" w:space="0" w:color="auto"/>
          </w:divBdr>
          <w:divsChild>
            <w:div w:id="862793038">
              <w:marLeft w:val="0"/>
              <w:marRight w:val="0"/>
              <w:marTop w:val="0"/>
              <w:marBottom w:val="0"/>
              <w:divBdr>
                <w:top w:val="none" w:sz="0" w:space="0" w:color="auto"/>
                <w:left w:val="none" w:sz="0" w:space="0" w:color="auto"/>
                <w:bottom w:val="none" w:sz="0" w:space="0" w:color="auto"/>
                <w:right w:val="none" w:sz="0" w:space="0" w:color="auto"/>
              </w:divBdr>
              <w:divsChild>
                <w:div w:id="629867028">
                  <w:marLeft w:val="0"/>
                  <w:marRight w:val="0"/>
                  <w:marTop w:val="0"/>
                  <w:marBottom w:val="0"/>
                  <w:divBdr>
                    <w:top w:val="none" w:sz="0" w:space="0" w:color="auto"/>
                    <w:left w:val="none" w:sz="0" w:space="0" w:color="auto"/>
                    <w:bottom w:val="none" w:sz="0" w:space="0" w:color="auto"/>
                    <w:right w:val="none" w:sz="0" w:space="0" w:color="auto"/>
                  </w:divBdr>
                  <w:divsChild>
                    <w:div w:id="1056661438">
                      <w:marLeft w:val="0"/>
                      <w:marRight w:val="0"/>
                      <w:marTop w:val="0"/>
                      <w:marBottom w:val="0"/>
                      <w:divBdr>
                        <w:top w:val="none" w:sz="0" w:space="0" w:color="auto"/>
                        <w:left w:val="none" w:sz="0" w:space="0" w:color="auto"/>
                        <w:bottom w:val="none" w:sz="0" w:space="0" w:color="auto"/>
                        <w:right w:val="none" w:sz="0" w:space="0" w:color="auto"/>
                      </w:divBdr>
                      <w:divsChild>
                        <w:div w:id="1496804968">
                          <w:marLeft w:val="0"/>
                          <w:marRight w:val="0"/>
                          <w:marTop w:val="0"/>
                          <w:marBottom w:val="0"/>
                          <w:divBdr>
                            <w:top w:val="none" w:sz="0" w:space="0" w:color="auto"/>
                            <w:left w:val="none" w:sz="0" w:space="0" w:color="auto"/>
                            <w:bottom w:val="none" w:sz="0" w:space="0" w:color="auto"/>
                            <w:right w:val="none" w:sz="0" w:space="0" w:color="auto"/>
                          </w:divBdr>
                          <w:divsChild>
                            <w:div w:id="1114714561">
                              <w:marLeft w:val="0"/>
                              <w:marRight w:val="0"/>
                              <w:marTop w:val="0"/>
                              <w:marBottom w:val="0"/>
                              <w:divBdr>
                                <w:top w:val="single" w:sz="6" w:space="4" w:color="auto"/>
                                <w:left w:val="single" w:sz="6" w:space="4" w:color="auto"/>
                                <w:bottom w:val="single" w:sz="6" w:space="4" w:color="auto"/>
                                <w:right w:val="single" w:sz="6" w:space="4" w:color="auto"/>
                              </w:divBdr>
                              <w:divsChild>
                                <w:div w:id="1313943390">
                                  <w:marLeft w:val="0"/>
                                  <w:marRight w:val="0"/>
                                  <w:marTop w:val="0"/>
                                  <w:marBottom w:val="0"/>
                                  <w:divBdr>
                                    <w:top w:val="none" w:sz="0" w:space="0" w:color="auto"/>
                                    <w:left w:val="none" w:sz="0" w:space="0" w:color="auto"/>
                                    <w:bottom w:val="none" w:sz="0" w:space="0" w:color="auto"/>
                                    <w:right w:val="none" w:sz="0" w:space="0" w:color="auto"/>
                                  </w:divBdr>
                                  <w:divsChild>
                                    <w:div w:id="95709587">
                                      <w:marLeft w:val="0"/>
                                      <w:marRight w:val="0"/>
                                      <w:marTop w:val="0"/>
                                      <w:marBottom w:val="0"/>
                                      <w:divBdr>
                                        <w:top w:val="none" w:sz="0" w:space="0" w:color="auto"/>
                                        <w:left w:val="none" w:sz="0" w:space="0" w:color="auto"/>
                                        <w:bottom w:val="none" w:sz="0" w:space="0" w:color="auto"/>
                                        <w:right w:val="none" w:sz="0" w:space="0" w:color="auto"/>
                                      </w:divBdr>
                                      <w:divsChild>
                                        <w:div w:id="1265459070">
                                          <w:marLeft w:val="0"/>
                                          <w:marRight w:val="0"/>
                                          <w:marTop w:val="0"/>
                                          <w:marBottom w:val="0"/>
                                          <w:divBdr>
                                            <w:top w:val="none" w:sz="0" w:space="0" w:color="auto"/>
                                            <w:left w:val="none" w:sz="0" w:space="0" w:color="auto"/>
                                            <w:bottom w:val="none" w:sz="0" w:space="0" w:color="auto"/>
                                            <w:right w:val="none" w:sz="0" w:space="0" w:color="auto"/>
                                          </w:divBdr>
                                          <w:divsChild>
                                            <w:div w:id="107315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1839646">
      <w:bodyDiv w:val="1"/>
      <w:marLeft w:val="0"/>
      <w:marRight w:val="0"/>
      <w:marTop w:val="0"/>
      <w:marBottom w:val="0"/>
      <w:divBdr>
        <w:top w:val="none" w:sz="0" w:space="0" w:color="auto"/>
        <w:left w:val="none" w:sz="0" w:space="0" w:color="auto"/>
        <w:bottom w:val="none" w:sz="0" w:space="0" w:color="auto"/>
        <w:right w:val="none" w:sz="0" w:space="0" w:color="auto"/>
      </w:divBdr>
      <w:divsChild>
        <w:div w:id="622004195">
          <w:marLeft w:val="0"/>
          <w:marRight w:val="0"/>
          <w:marTop w:val="0"/>
          <w:marBottom w:val="0"/>
          <w:divBdr>
            <w:top w:val="none" w:sz="0" w:space="0" w:color="auto"/>
            <w:left w:val="none" w:sz="0" w:space="0" w:color="auto"/>
            <w:bottom w:val="none" w:sz="0" w:space="0" w:color="auto"/>
            <w:right w:val="none" w:sz="0" w:space="0" w:color="auto"/>
          </w:divBdr>
          <w:divsChild>
            <w:div w:id="914515195">
              <w:marLeft w:val="0"/>
              <w:marRight w:val="0"/>
              <w:marTop w:val="0"/>
              <w:marBottom w:val="0"/>
              <w:divBdr>
                <w:top w:val="none" w:sz="0" w:space="0" w:color="auto"/>
                <w:left w:val="none" w:sz="0" w:space="0" w:color="auto"/>
                <w:bottom w:val="none" w:sz="0" w:space="0" w:color="auto"/>
                <w:right w:val="none" w:sz="0" w:space="0" w:color="auto"/>
              </w:divBdr>
              <w:divsChild>
                <w:div w:id="1310206847">
                  <w:marLeft w:val="0"/>
                  <w:marRight w:val="0"/>
                  <w:marTop w:val="0"/>
                  <w:marBottom w:val="0"/>
                  <w:divBdr>
                    <w:top w:val="none" w:sz="0" w:space="0" w:color="auto"/>
                    <w:left w:val="none" w:sz="0" w:space="0" w:color="auto"/>
                    <w:bottom w:val="none" w:sz="0" w:space="0" w:color="auto"/>
                    <w:right w:val="none" w:sz="0" w:space="0" w:color="auto"/>
                  </w:divBdr>
                  <w:divsChild>
                    <w:div w:id="740253104">
                      <w:marLeft w:val="0"/>
                      <w:marRight w:val="0"/>
                      <w:marTop w:val="0"/>
                      <w:marBottom w:val="0"/>
                      <w:divBdr>
                        <w:top w:val="none" w:sz="0" w:space="0" w:color="auto"/>
                        <w:left w:val="none" w:sz="0" w:space="0" w:color="auto"/>
                        <w:bottom w:val="none" w:sz="0" w:space="0" w:color="auto"/>
                        <w:right w:val="none" w:sz="0" w:space="0" w:color="auto"/>
                      </w:divBdr>
                      <w:divsChild>
                        <w:div w:id="1947689902">
                          <w:marLeft w:val="0"/>
                          <w:marRight w:val="0"/>
                          <w:marTop w:val="0"/>
                          <w:marBottom w:val="0"/>
                          <w:divBdr>
                            <w:top w:val="none" w:sz="0" w:space="0" w:color="auto"/>
                            <w:left w:val="none" w:sz="0" w:space="0" w:color="auto"/>
                            <w:bottom w:val="none" w:sz="0" w:space="0" w:color="auto"/>
                            <w:right w:val="none" w:sz="0" w:space="0" w:color="auto"/>
                          </w:divBdr>
                          <w:divsChild>
                            <w:div w:id="929124724">
                              <w:marLeft w:val="0"/>
                              <w:marRight w:val="0"/>
                              <w:marTop w:val="0"/>
                              <w:marBottom w:val="0"/>
                              <w:divBdr>
                                <w:top w:val="single" w:sz="6" w:space="4" w:color="auto"/>
                                <w:left w:val="single" w:sz="6" w:space="4" w:color="auto"/>
                                <w:bottom w:val="single" w:sz="6" w:space="4" w:color="auto"/>
                                <w:right w:val="single" w:sz="6" w:space="4" w:color="auto"/>
                              </w:divBdr>
                              <w:divsChild>
                                <w:div w:id="617375392">
                                  <w:marLeft w:val="0"/>
                                  <w:marRight w:val="0"/>
                                  <w:marTop w:val="0"/>
                                  <w:marBottom w:val="0"/>
                                  <w:divBdr>
                                    <w:top w:val="none" w:sz="0" w:space="0" w:color="auto"/>
                                    <w:left w:val="none" w:sz="0" w:space="0" w:color="auto"/>
                                    <w:bottom w:val="none" w:sz="0" w:space="0" w:color="auto"/>
                                    <w:right w:val="none" w:sz="0" w:space="0" w:color="auto"/>
                                  </w:divBdr>
                                  <w:divsChild>
                                    <w:div w:id="171653225">
                                      <w:marLeft w:val="0"/>
                                      <w:marRight w:val="0"/>
                                      <w:marTop w:val="0"/>
                                      <w:marBottom w:val="0"/>
                                      <w:divBdr>
                                        <w:top w:val="none" w:sz="0" w:space="0" w:color="auto"/>
                                        <w:left w:val="none" w:sz="0" w:space="0" w:color="auto"/>
                                        <w:bottom w:val="none" w:sz="0" w:space="0" w:color="auto"/>
                                        <w:right w:val="none" w:sz="0" w:space="0" w:color="auto"/>
                                      </w:divBdr>
                                      <w:divsChild>
                                        <w:div w:id="2100173929">
                                          <w:marLeft w:val="0"/>
                                          <w:marRight w:val="0"/>
                                          <w:marTop w:val="0"/>
                                          <w:marBottom w:val="0"/>
                                          <w:divBdr>
                                            <w:top w:val="none" w:sz="0" w:space="0" w:color="auto"/>
                                            <w:left w:val="none" w:sz="0" w:space="0" w:color="auto"/>
                                            <w:bottom w:val="none" w:sz="0" w:space="0" w:color="auto"/>
                                            <w:right w:val="none" w:sz="0" w:space="0" w:color="auto"/>
                                          </w:divBdr>
                                          <w:divsChild>
                                            <w:div w:id="130242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4469478">
      <w:bodyDiv w:val="1"/>
      <w:marLeft w:val="0"/>
      <w:marRight w:val="0"/>
      <w:marTop w:val="0"/>
      <w:marBottom w:val="0"/>
      <w:divBdr>
        <w:top w:val="none" w:sz="0" w:space="0" w:color="auto"/>
        <w:left w:val="none" w:sz="0" w:space="0" w:color="auto"/>
        <w:bottom w:val="none" w:sz="0" w:space="0" w:color="auto"/>
        <w:right w:val="none" w:sz="0" w:space="0" w:color="auto"/>
      </w:divBdr>
      <w:divsChild>
        <w:div w:id="1693142512">
          <w:marLeft w:val="0"/>
          <w:marRight w:val="0"/>
          <w:marTop w:val="0"/>
          <w:marBottom w:val="0"/>
          <w:divBdr>
            <w:top w:val="none" w:sz="0" w:space="0" w:color="auto"/>
            <w:left w:val="none" w:sz="0" w:space="0" w:color="auto"/>
            <w:bottom w:val="none" w:sz="0" w:space="0" w:color="auto"/>
            <w:right w:val="none" w:sz="0" w:space="0" w:color="auto"/>
          </w:divBdr>
          <w:divsChild>
            <w:div w:id="2051757091">
              <w:marLeft w:val="0"/>
              <w:marRight w:val="0"/>
              <w:marTop w:val="0"/>
              <w:marBottom w:val="0"/>
              <w:divBdr>
                <w:top w:val="none" w:sz="0" w:space="0" w:color="auto"/>
                <w:left w:val="none" w:sz="0" w:space="0" w:color="auto"/>
                <w:bottom w:val="none" w:sz="0" w:space="0" w:color="auto"/>
                <w:right w:val="none" w:sz="0" w:space="0" w:color="auto"/>
              </w:divBdr>
              <w:divsChild>
                <w:div w:id="2062440988">
                  <w:marLeft w:val="0"/>
                  <w:marRight w:val="0"/>
                  <w:marTop w:val="0"/>
                  <w:marBottom w:val="0"/>
                  <w:divBdr>
                    <w:top w:val="none" w:sz="0" w:space="0" w:color="auto"/>
                    <w:left w:val="none" w:sz="0" w:space="0" w:color="auto"/>
                    <w:bottom w:val="none" w:sz="0" w:space="0" w:color="auto"/>
                    <w:right w:val="none" w:sz="0" w:space="0" w:color="auto"/>
                  </w:divBdr>
                  <w:divsChild>
                    <w:div w:id="303389358">
                      <w:marLeft w:val="0"/>
                      <w:marRight w:val="0"/>
                      <w:marTop w:val="0"/>
                      <w:marBottom w:val="0"/>
                      <w:divBdr>
                        <w:top w:val="none" w:sz="0" w:space="0" w:color="auto"/>
                        <w:left w:val="none" w:sz="0" w:space="0" w:color="auto"/>
                        <w:bottom w:val="none" w:sz="0" w:space="0" w:color="auto"/>
                        <w:right w:val="none" w:sz="0" w:space="0" w:color="auto"/>
                      </w:divBdr>
                      <w:divsChild>
                        <w:div w:id="563836450">
                          <w:marLeft w:val="0"/>
                          <w:marRight w:val="0"/>
                          <w:marTop w:val="0"/>
                          <w:marBottom w:val="0"/>
                          <w:divBdr>
                            <w:top w:val="none" w:sz="0" w:space="0" w:color="auto"/>
                            <w:left w:val="none" w:sz="0" w:space="0" w:color="auto"/>
                            <w:bottom w:val="none" w:sz="0" w:space="0" w:color="auto"/>
                            <w:right w:val="none" w:sz="0" w:space="0" w:color="auto"/>
                          </w:divBdr>
                          <w:divsChild>
                            <w:div w:id="1265379231">
                              <w:marLeft w:val="0"/>
                              <w:marRight w:val="0"/>
                              <w:marTop w:val="0"/>
                              <w:marBottom w:val="0"/>
                              <w:divBdr>
                                <w:top w:val="single" w:sz="6" w:space="4" w:color="auto"/>
                                <w:left w:val="single" w:sz="6" w:space="4" w:color="auto"/>
                                <w:bottom w:val="single" w:sz="6" w:space="4" w:color="auto"/>
                                <w:right w:val="single" w:sz="6" w:space="4" w:color="auto"/>
                              </w:divBdr>
                              <w:divsChild>
                                <w:div w:id="1159151289">
                                  <w:marLeft w:val="0"/>
                                  <w:marRight w:val="0"/>
                                  <w:marTop w:val="0"/>
                                  <w:marBottom w:val="0"/>
                                  <w:divBdr>
                                    <w:top w:val="none" w:sz="0" w:space="0" w:color="auto"/>
                                    <w:left w:val="none" w:sz="0" w:space="0" w:color="auto"/>
                                    <w:bottom w:val="none" w:sz="0" w:space="0" w:color="auto"/>
                                    <w:right w:val="none" w:sz="0" w:space="0" w:color="auto"/>
                                  </w:divBdr>
                                  <w:divsChild>
                                    <w:div w:id="182059190">
                                      <w:marLeft w:val="0"/>
                                      <w:marRight w:val="0"/>
                                      <w:marTop w:val="0"/>
                                      <w:marBottom w:val="0"/>
                                      <w:divBdr>
                                        <w:top w:val="none" w:sz="0" w:space="0" w:color="auto"/>
                                        <w:left w:val="none" w:sz="0" w:space="0" w:color="auto"/>
                                        <w:bottom w:val="none" w:sz="0" w:space="0" w:color="auto"/>
                                        <w:right w:val="none" w:sz="0" w:space="0" w:color="auto"/>
                                      </w:divBdr>
                                      <w:divsChild>
                                        <w:div w:id="1786538382">
                                          <w:marLeft w:val="0"/>
                                          <w:marRight w:val="0"/>
                                          <w:marTop w:val="0"/>
                                          <w:marBottom w:val="0"/>
                                          <w:divBdr>
                                            <w:top w:val="none" w:sz="0" w:space="0" w:color="auto"/>
                                            <w:left w:val="none" w:sz="0" w:space="0" w:color="auto"/>
                                            <w:bottom w:val="none" w:sz="0" w:space="0" w:color="auto"/>
                                            <w:right w:val="none" w:sz="0" w:space="0" w:color="auto"/>
                                          </w:divBdr>
                                          <w:divsChild>
                                            <w:div w:id="177590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5699534">
      <w:bodyDiv w:val="1"/>
      <w:marLeft w:val="0"/>
      <w:marRight w:val="0"/>
      <w:marTop w:val="0"/>
      <w:marBottom w:val="0"/>
      <w:divBdr>
        <w:top w:val="none" w:sz="0" w:space="0" w:color="auto"/>
        <w:left w:val="none" w:sz="0" w:space="0" w:color="auto"/>
        <w:bottom w:val="none" w:sz="0" w:space="0" w:color="auto"/>
        <w:right w:val="none" w:sz="0" w:space="0" w:color="auto"/>
      </w:divBdr>
      <w:divsChild>
        <w:div w:id="1195459232">
          <w:marLeft w:val="0"/>
          <w:marRight w:val="0"/>
          <w:marTop w:val="0"/>
          <w:marBottom w:val="0"/>
          <w:divBdr>
            <w:top w:val="none" w:sz="0" w:space="0" w:color="auto"/>
            <w:left w:val="none" w:sz="0" w:space="0" w:color="auto"/>
            <w:bottom w:val="none" w:sz="0" w:space="0" w:color="auto"/>
            <w:right w:val="none" w:sz="0" w:space="0" w:color="auto"/>
          </w:divBdr>
          <w:divsChild>
            <w:div w:id="1752920334">
              <w:marLeft w:val="0"/>
              <w:marRight w:val="0"/>
              <w:marTop w:val="0"/>
              <w:marBottom w:val="0"/>
              <w:divBdr>
                <w:top w:val="none" w:sz="0" w:space="0" w:color="auto"/>
                <w:left w:val="none" w:sz="0" w:space="0" w:color="auto"/>
                <w:bottom w:val="none" w:sz="0" w:space="0" w:color="auto"/>
                <w:right w:val="none" w:sz="0" w:space="0" w:color="auto"/>
              </w:divBdr>
              <w:divsChild>
                <w:div w:id="1954245782">
                  <w:marLeft w:val="0"/>
                  <w:marRight w:val="0"/>
                  <w:marTop w:val="0"/>
                  <w:marBottom w:val="0"/>
                  <w:divBdr>
                    <w:top w:val="none" w:sz="0" w:space="0" w:color="auto"/>
                    <w:left w:val="none" w:sz="0" w:space="0" w:color="auto"/>
                    <w:bottom w:val="none" w:sz="0" w:space="0" w:color="auto"/>
                    <w:right w:val="none" w:sz="0" w:space="0" w:color="auto"/>
                  </w:divBdr>
                  <w:divsChild>
                    <w:div w:id="1374647584">
                      <w:marLeft w:val="0"/>
                      <w:marRight w:val="0"/>
                      <w:marTop w:val="0"/>
                      <w:marBottom w:val="0"/>
                      <w:divBdr>
                        <w:top w:val="none" w:sz="0" w:space="0" w:color="auto"/>
                        <w:left w:val="none" w:sz="0" w:space="0" w:color="auto"/>
                        <w:bottom w:val="none" w:sz="0" w:space="0" w:color="auto"/>
                        <w:right w:val="none" w:sz="0" w:space="0" w:color="auto"/>
                      </w:divBdr>
                      <w:divsChild>
                        <w:div w:id="703023481">
                          <w:marLeft w:val="0"/>
                          <w:marRight w:val="0"/>
                          <w:marTop w:val="0"/>
                          <w:marBottom w:val="0"/>
                          <w:divBdr>
                            <w:top w:val="none" w:sz="0" w:space="0" w:color="auto"/>
                            <w:left w:val="none" w:sz="0" w:space="0" w:color="auto"/>
                            <w:bottom w:val="none" w:sz="0" w:space="0" w:color="auto"/>
                            <w:right w:val="none" w:sz="0" w:space="0" w:color="auto"/>
                          </w:divBdr>
                          <w:divsChild>
                            <w:div w:id="1183589153">
                              <w:marLeft w:val="0"/>
                              <w:marRight w:val="0"/>
                              <w:marTop w:val="0"/>
                              <w:marBottom w:val="0"/>
                              <w:divBdr>
                                <w:top w:val="single" w:sz="6" w:space="4" w:color="auto"/>
                                <w:left w:val="single" w:sz="6" w:space="4" w:color="auto"/>
                                <w:bottom w:val="single" w:sz="6" w:space="4" w:color="auto"/>
                                <w:right w:val="single" w:sz="6" w:space="4" w:color="auto"/>
                              </w:divBdr>
                              <w:divsChild>
                                <w:div w:id="1148742378">
                                  <w:marLeft w:val="0"/>
                                  <w:marRight w:val="0"/>
                                  <w:marTop w:val="0"/>
                                  <w:marBottom w:val="0"/>
                                  <w:divBdr>
                                    <w:top w:val="none" w:sz="0" w:space="0" w:color="auto"/>
                                    <w:left w:val="none" w:sz="0" w:space="0" w:color="auto"/>
                                    <w:bottom w:val="none" w:sz="0" w:space="0" w:color="auto"/>
                                    <w:right w:val="none" w:sz="0" w:space="0" w:color="auto"/>
                                  </w:divBdr>
                                  <w:divsChild>
                                    <w:div w:id="1576475471">
                                      <w:marLeft w:val="0"/>
                                      <w:marRight w:val="0"/>
                                      <w:marTop w:val="0"/>
                                      <w:marBottom w:val="0"/>
                                      <w:divBdr>
                                        <w:top w:val="none" w:sz="0" w:space="0" w:color="auto"/>
                                        <w:left w:val="none" w:sz="0" w:space="0" w:color="auto"/>
                                        <w:bottom w:val="none" w:sz="0" w:space="0" w:color="auto"/>
                                        <w:right w:val="none" w:sz="0" w:space="0" w:color="auto"/>
                                      </w:divBdr>
                                      <w:divsChild>
                                        <w:div w:id="1784568300">
                                          <w:marLeft w:val="0"/>
                                          <w:marRight w:val="0"/>
                                          <w:marTop w:val="0"/>
                                          <w:marBottom w:val="0"/>
                                          <w:divBdr>
                                            <w:top w:val="none" w:sz="0" w:space="0" w:color="auto"/>
                                            <w:left w:val="none" w:sz="0" w:space="0" w:color="auto"/>
                                            <w:bottom w:val="none" w:sz="0" w:space="0" w:color="auto"/>
                                            <w:right w:val="none" w:sz="0" w:space="0" w:color="auto"/>
                                          </w:divBdr>
                                          <w:divsChild>
                                            <w:div w:id="77884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2327641">
      <w:bodyDiv w:val="1"/>
      <w:marLeft w:val="0"/>
      <w:marRight w:val="0"/>
      <w:marTop w:val="0"/>
      <w:marBottom w:val="0"/>
      <w:divBdr>
        <w:top w:val="none" w:sz="0" w:space="0" w:color="auto"/>
        <w:left w:val="none" w:sz="0" w:space="0" w:color="auto"/>
        <w:bottom w:val="none" w:sz="0" w:space="0" w:color="auto"/>
        <w:right w:val="none" w:sz="0" w:space="0" w:color="auto"/>
      </w:divBdr>
    </w:div>
    <w:div w:id="570652636">
      <w:bodyDiv w:val="1"/>
      <w:marLeft w:val="0"/>
      <w:marRight w:val="0"/>
      <w:marTop w:val="0"/>
      <w:marBottom w:val="0"/>
      <w:divBdr>
        <w:top w:val="none" w:sz="0" w:space="0" w:color="auto"/>
        <w:left w:val="none" w:sz="0" w:space="0" w:color="auto"/>
        <w:bottom w:val="none" w:sz="0" w:space="0" w:color="auto"/>
        <w:right w:val="none" w:sz="0" w:space="0" w:color="auto"/>
      </w:divBdr>
    </w:div>
    <w:div w:id="645621323">
      <w:bodyDiv w:val="1"/>
      <w:marLeft w:val="0"/>
      <w:marRight w:val="0"/>
      <w:marTop w:val="0"/>
      <w:marBottom w:val="0"/>
      <w:divBdr>
        <w:top w:val="none" w:sz="0" w:space="0" w:color="auto"/>
        <w:left w:val="none" w:sz="0" w:space="0" w:color="auto"/>
        <w:bottom w:val="none" w:sz="0" w:space="0" w:color="auto"/>
        <w:right w:val="none" w:sz="0" w:space="0" w:color="auto"/>
      </w:divBdr>
    </w:div>
    <w:div w:id="653607786">
      <w:bodyDiv w:val="1"/>
      <w:marLeft w:val="0"/>
      <w:marRight w:val="0"/>
      <w:marTop w:val="0"/>
      <w:marBottom w:val="0"/>
      <w:divBdr>
        <w:top w:val="none" w:sz="0" w:space="0" w:color="auto"/>
        <w:left w:val="none" w:sz="0" w:space="0" w:color="auto"/>
        <w:bottom w:val="none" w:sz="0" w:space="0" w:color="auto"/>
        <w:right w:val="none" w:sz="0" w:space="0" w:color="auto"/>
      </w:divBdr>
    </w:div>
    <w:div w:id="683870869">
      <w:bodyDiv w:val="1"/>
      <w:marLeft w:val="0"/>
      <w:marRight w:val="0"/>
      <w:marTop w:val="0"/>
      <w:marBottom w:val="0"/>
      <w:divBdr>
        <w:top w:val="none" w:sz="0" w:space="0" w:color="auto"/>
        <w:left w:val="none" w:sz="0" w:space="0" w:color="auto"/>
        <w:bottom w:val="none" w:sz="0" w:space="0" w:color="auto"/>
        <w:right w:val="none" w:sz="0" w:space="0" w:color="auto"/>
      </w:divBdr>
    </w:div>
    <w:div w:id="688412921">
      <w:bodyDiv w:val="1"/>
      <w:marLeft w:val="0"/>
      <w:marRight w:val="0"/>
      <w:marTop w:val="0"/>
      <w:marBottom w:val="0"/>
      <w:divBdr>
        <w:top w:val="none" w:sz="0" w:space="0" w:color="auto"/>
        <w:left w:val="none" w:sz="0" w:space="0" w:color="auto"/>
        <w:bottom w:val="none" w:sz="0" w:space="0" w:color="auto"/>
        <w:right w:val="none" w:sz="0" w:space="0" w:color="auto"/>
      </w:divBdr>
      <w:divsChild>
        <w:div w:id="1384058448">
          <w:marLeft w:val="0"/>
          <w:marRight w:val="0"/>
          <w:marTop w:val="0"/>
          <w:marBottom w:val="0"/>
          <w:divBdr>
            <w:top w:val="none" w:sz="0" w:space="0" w:color="auto"/>
            <w:left w:val="none" w:sz="0" w:space="0" w:color="auto"/>
            <w:bottom w:val="none" w:sz="0" w:space="0" w:color="auto"/>
            <w:right w:val="none" w:sz="0" w:space="0" w:color="auto"/>
          </w:divBdr>
          <w:divsChild>
            <w:div w:id="1056244461">
              <w:marLeft w:val="0"/>
              <w:marRight w:val="0"/>
              <w:marTop w:val="0"/>
              <w:marBottom w:val="0"/>
              <w:divBdr>
                <w:top w:val="none" w:sz="0" w:space="0" w:color="auto"/>
                <w:left w:val="none" w:sz="0" w:space="0" w:color="auto"/>
                <w:bottom w:val="none" w:sz="0" w:space="0" w:color="auto"/>
                <w:right w:val="none" w:sz="0" w:space="0" w:color="auto"/>
              </w:divBdr>
              <w:divsChild>
                <w:div w:id="15889224">
                  <w:marLeft w:val="0"/>
                  <w:marRight w:val="0"/>
                  <w:marTop w:val="0"/>
                  <w:marBottom w:val="0"/>
                  <w:divBdr>
                    <w:top w:val="none" w:sz="0" w:space="0" w:color="auto"/>
                    <w:left w:val="none" w:sz="0" w:space="0" w:color="auto"/>
                    <w:bottom w:val="none" w:sz="0" w:space="0" w:color="auto"/>
                    <w:right w:val="none" w:sz="0" w:space="0" w:color="auto"/>
                  </w:divBdr>
                  <w:divsChild>
                    <w:div w:id="601035197">
                      <w:marLeft w:val="0"/>
                      <w:marRight w:val="0"/>
                      <w:marTop w:val="0"/>
                      <w:marBottom w:val="0"/>
                      <w:divBdr>
                        <w:top w:val="none" w:sz="0" w:space="0" w:color="auto"/>
                        <w:left w:val="none" w:sz="0" w:space="0" w:color="auto"/>
                        <w:bottom w:val="none" w:sz="0" w:space="0" w:color="auto"/>
                        <w:right w:val="none" w:sz="0" w:space="0" w:color="auto"/>
                      </w:divBdr>
                      <w:divsChild>
                        <w:div w:id="882404414">
                          <w:marLeft w:val="0"/>
                          <w:marRight w:val="0"/>
                          <w:marTop w:val="0"/>
                          <w:marBottom w:val="0"/>
                          <w:divBdr>
                            <w:top w:val="none" w:sz="0" w:space="0" w:color="auto"/>
                            <w:left w:val="none" w:sz="0" w:space="0" w:color="auto"/>
                            <w:bottom w:val="none" w:sz="0" w:space="0" w:color="auto"/>
                            <w:right w:val="none" w:sz="0" w:space="0" w:color="auto"/>
                          </w:divBdr>
                          <w:divsChild>
                            <w:div w:id="1053575485">
                              <w:marLeft w:val="0"/>
                              <w:marRight w:val="0"/>
                              <w:marTop w:val="0"/>
                              <w:marBottom w:val="0"/>
                              <w:divBdr>
                                <w:top w:val="single" w:sz="6" w:space="4" w:color="auto"/>
                                <w:left w:val="single" w:sz="6" w:space="4" w:color="auto"/>
                                <w:bottom w:val="single" w:sz="6" w:space="4" w:color="auto"/>
                                <w:right w:val="single" w:sz="6" w:space="4" w:color="auto"/>
                              </w:divBdr>
                              <w:divsChild>
                                <w:div w:id="1622179604">
                                  <w:marLeft w:val="0"/>
                                  <w:marRight w:val="0"/>
                                  <w:marTop w:val="0"/>
                                  <w:marBottom w:val="0"/>
                                  <w:divBdr>
                                    <w:top w:val="none" w:sz="0" w:space="0" w:color="auto"/>
                                    <w:left w:val="none" w:sz="0" w:space="0" w:color="auto"/>
                                    <w:bottom w:val="none" w:sz="0" w:space="0" w:color="auto"/>
                                    <w:right w:val="none" w:sz="0" w:space="0" w:color="auto"/>
                                  </w:divBdr>
                                  <w:divsChild>
                                    <w:div w:id="1191606496">
                                      <w:marLeft w:val="0"/>
                                      <w:marRight w:val="0"/>
                                      <w:marTop w:val="0"/>
                                      <w:marBottom w:val="0"/>
                                      <w:divBdr>
                                        <w:top w:val="none" w:sz="0" w:space="0" w:color="auto"/>
                                        <w:left w:val="none" w:sz="0" w:space="0" w:color="auto"/>
                                        <w:bottom w:val="none" w:sz="0" w:space="0" w:color="auto"/>
                                        <w:right w:val="none" w:sz="0" w:space="0" w:color="auto"/>
                                      </w:divBdr>
                                      <w:divsChild>
                                        <w:div w:id="869613044">
                                          <w:marLeft w:val="0"/>
                                          <w:marRight w:val="0"/>
                                          <w:marTop w:val="0"/>
                                          <w:marBottom w:val="0"/>
                                          <w:divBdr>
                                            <w:top w:val="none" w:sz="0" w:space="0" w:color="auto"/>
                                            <w:left w:val="none" w:sz="0" w:space="0" w:color="auto"/>
                                            <w:bottom w:val="none" w:sz="0" w:space="0" w:color="auto"/>
                                            <w:right w:val="none" w:sz="0" w:space="0" w:color="auto"/>
                                          </w:divBdr>
                                          <w:divsChild>
                                            <w:div w:id="563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2390789">
      <w:bodyDiv w:val="1"/>
      <w:marLeft w:val="0"/>
      <w:marRight w:val="0"/>
      <w:marTop w:val="0"/>
      <w:marBottom w:val="0"/>
      <w:divBdr>
        <w:top w:val="none" w:sz="0" w:space="0" w:color="auto"/>
        <w:left w:val="none" w:sz="0" w:space="0" w:color="auto"/>
        <w:bottom w:val="none" w:sz="0" w:space="0" w:color="auto"/>
        <w:right w:val="none" w:sz="0" w:space="0" w:color="auto"/>
      </w:divBdr>
    </w:div>
    <w:div w:id="729228535">
      <w:bodyDiv w:val="1"/>
      <w:marLeft w:val="0"/>
      <w:marRight w:val="0"/>
      <w:marTop w:val="0"/>
      <w:marBottom w:val="0"/>
      <w:divBdr>
        <w:top w:val="none" w:sz="0" w:space="0" w:color="auto"/>
        <w:left w:val="none" w:sz="0" w:space="0" w:color="auto"/>
        <w:bottom w:val="none" w:sz="0" w:space="0" w:color="auto"/>
        <w:right w:val="none" w:sz="0" w:space="0" w:color="auto"/>
      </w:divBdr>
      <w:divsChild>
        <w:div w:id="434517217">
          <w:marLeft w:val="0"/>
          <w:marRight w:val="0"/>
          <w:marTop w:val="0"/>
          <w:marBottom w:val="0"/>
          <w:divBdr>
            <w:top w:val="none" w:sz="0" w:space="0" w:color="auto"/>
            <w:left w:val="none" w:sz="0" w:space="0" w:color="auto"/>
            <w:bottom w:val="none" w:sz="0" w:space="0" w:color="auto"/>
            <w:right w:val="none" w:sz="0" w:space="0" w:color="auto"/>
          </w:divBdr>
          <w:divsChild>
            <w:div w:id="1723139894">
              <w:marLeft w:val="0"/>
              <w:marRight w:val="0"/>
              <w:marTop w:val="0"/>
              <w:marBottom w:val="0"/>
              <w:divBdr>
                <w:top w:val="none" w:sz="0" w:space="0" w:color="auto"/>
                <w:left w:val="none" w:sz="0" w:space="0" w:color="auto"/>
                <w:bottom w:val="none" w:sz="0" w:space="0" w:color="auto"/>
                <w:right w:val="none" w:sz="0" w:space="0" w:color="auto"/>
              </w:divBdr>
              <w:divsChild>
                <w:div w:id="1175994315">
                  <w:marLeft w:val="0"/>
                  <w:marRight w:val="0"/>
                  <w:marTop w:val="0"/>
                  <w:marBottom w:val="0"/>
                  <w:divBdr>
                    <w:top w:val="none" w:sz="0" w:space="0" w:color="auto"/>
                    <w:left w:val="none" w:sz="0" w:space="0" w:color="auto"/>
                    <w:bottom w:val="none" w:sz="0" w:space="0" w:color="auto"/>
                    <w:right w:val="none" w:sz="0" w:space="0" w:color="auto"/>
                  </w:divBdr>
                  <w:divsChild>
                    <w:div w:id="1351879562">
                      <w:marLeft w:val="0"/>
                      <w:marRight w:val="0"/>
                      <w:marTop w:val="0"/>
                      <w:marBottom w:val="0"/>
                      <w:divBdr>
                        <w:top w:val="none" w:sz="0" w:space="0" w:color="auto"/>
                        <w:left w:val="none" w:sz="0" w:space="0" w:color="auto"/>
                        <w:bottom w:val="none" w:sz="0" w:space="0" w:color="auto"/>
                        <w:right w:val="none" w:sz="0" w:space="0" w:color="auto"/>
                      </w:divBdr>
                      <w:divsChild>
                        <w:div w:id="1307197136">
                          <w:marLeft w:val="0"/>
                          <w:marRight w:val="0"/>
                          <w:marTop w:val="0"/>
                          <w:marBottom w:val="0"/>
                          <w:divBdr>
                            <w:top w:val="none" w:sz="0" w:space="0" w:color="auto"/>
                            <w:left w:val="none" w:sz="0" w:space="0" w:color="auto"/>
                            <w:bottom w:val="none" w:sz="0" w:space="0" w:color="auto"/>
                            <w:right w:val="none" w:sz="0" w:space="0" w:color="auto"/>
                          </w:divBdr>
                          <w:divsChild>
                            <w:div w:id="92167450">
                              <w:marLeft w:val="0"/>
                              <w:marRight w:val="0"/>
                              <w:marTop w:val="0"/>
                              <w:marBottom w:val="0"/>
                              <w:divBdr>
                                <w:top w:val="single" w:sz="6" w:space="4" w:color="auto"/>
                                <w:left w:val="single" w:sz="6" w:space="4" w:color="auto"/>
                                <w:bottom w:val="single" w:sz="6" w:space="4" w:color="auto"/>
                                <w:right w:val="single" w:sz="6" w:space="4" w:color="auto"/>
                              </w:divBdr>
                              <w:divsChild>
                                <w:div w:id="171188069">
                                  <w:marLeft w:val="0"/>
                                  <w:marRight w:val="0"/>
                                  <w:marTop w:val="0"/>
                                  <w:marBottom w:val="0"/>
                                  <w:divBdr>
                                    <w:top w:val="none" w:sz="0" w:space="0" w:color="auto"/>
                                    <w:left w:val="none" w:sz="0" w:space="0" w:color="auto"/>
                                    <w:bottom w:val="none" w:sz="0" w:space="0" w:color="auto"/>
                                    <w:right w:val="none" w:sz="0" w:space="0" w:color="auto"/>
                                  </w:divBdr>
                                  <w:divsChild>
                                    <w:div w:id="1819108419">
                                      <w:marLeft w:val="0"/>
                                      <w:marRight w:val="0"/>
                                      <w:marTop w:val="0"/>
                                      <w:marBottom w:val="0"/>
                                      <w:divBdr>
                                        <w:top w:val="none" w:sz="0" w:space="0" w:color="auto"/>
                                        <w:left w:val="none" w:sz="0" w:space="0" w:color="auto"/>
                                        <w:bottom w:val="none" w:sz="0" w:space="0" w:color="auto"/>
                                        <w:right w:val="none" w:sz="0" w:space="0" w:color="auto"/>
                                      </w:divBdr>
                                      <w:divsChild>
                                        <w:div w:id="959995633">
                                          <w:marLeft w:val="0"/>
                                          <w:marRight w:val="0"/>
                                          <w:marTop w:val="0"/>
                                          <w:marBottom w:val="0"/>
                                          <w:divBdr>
                                            <w:top w:val="none" w:sz="0" w:space="0" w:color="auto"/>
                                            <w:left w:val="none" w:sz="0" w:space="0" w:color="auto"/>
                                            <w:bottom w:val="none" w:sz="0" w:space="0" w:color="auto"/>
                                            <w:right w:val="none" w:sz="0" w:space="0" w:color="auto"/>
                                          </w:divBdr>
                                          <w:divsChild>
                                            <w:div w:id="178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1316199">
      <w:bodyDiv w:val="1"/>
      <w:marLeft w:val="0"/>
      <w:marRight w:val="0"/>
      <w:marTop w:val="0"/>
      <w:marBottom w:val="0"/>
      <w:divBdr>
        <w:top w:val="none" w:sz="0" w:space="0" w:color="auto"/>
        <w:left w:val="none" w:sz="0" w:space="0" w:color="auto"/>
        <w:bottom w:val="none" w:sz="0" w:space="0" w:color="auto"/>
        <w:right w:val="none" w:sz="0" w:space="0" w:color="auto"/>
      </w:divBdr>
    </w:div>
    <w:div w:id="769351153">
      <w:bodyDiv w:val="1"/>
      <w:marLeft w:val="0"/>
      <w:marRight w:val="0"/>
      <w:marTop w:val="0"/>
      <w:marBottom w:val="0"/>
      <w:divBdr>
        <w:top w:val="none" w:sz="0" w:space="0" w:color="auto"/>
        <w:left w:val="none" w:sz="0" w:space="0" w:color="auto"/>
        <w:bottom w:val="none" w:sz="0" w:space="0" w:color="auto"/>
        <w:right w:val="none" w:sz="0" w:space="0" w:color="auto"/>
      </w:divBdr>
    </w:div>
    <w:div w:id="822769507">
      <w:bodyDiv w:val="1"/>
      <w:marLeft w:val="0"/>
      <w:marRight w:val="0"/>
      <w:marTop w:val="0"/>
      <w:marBottom w:val="0"/>
      <w:divBdr>
        <w:top w:val="none" w:sz="0" w:space="0" w:color="auto"/>
        <w:left w:val="none" w:sz="0" w:space="0" w:color="auto"/>
        <w:bottom w:val="none" w:sz="0" w:space="0" w:color="auto"/>
        <w:right w:val="none" w:sz="0" w:space="0" w:color="auto"/>
      </w:divBdr>
      <w:divsChild>
        <w:div w:id="1780637384">
          <w:marLeft w:val="0"/>
          <w:marRight w:val="0"/>
          <w:marTop w:val="0"/>
          <w:marBottom w:val="0"/>
          <w:divBdr>
            <w:top w:val="none" w:sz="0" w:space="0" w:color="auto"/>
            <w:left w:val="none" w:sz="0" w:space="0" w:color="auto"/>
            <w:bottom w:val="none" w:sz="0" w:space="0" w:color="auto"/>
            <w:right w:val="none" w:sz="0" w:space="0" w:color="auto"/>
          </w:divBdr>
          <w:divsChild>
            <w:div w:id="1600719986">
              <w:marLeft w:val="0"/>
              <w:marRight w:val="0"/>
              <w:marTop w:val="0"/>
              <w:marBottom w:val="0"/>
              <w:divBdr>
                <w:top w:val="none" w:sz="0" w:space="0" w:color="auto"/>
                <w:left w:val="none" w:sz="0" w:space="0" w:color="auto"/>
                <w:bottom w:val="none" w:sz="0" w:space="0" w:color="auto"/>
                <w:right w:val="none" w:sz="0" w:space="0" w:color="auto"/>
              </w:divBdr>
              <w:divsChild>
                <w:div w:id="1872109933">
                  <w:marLeft w:val="0"/>
                  <w:marRight w:val="0"/>
                  <w:marTop w:val="0"/>
                  <w:marBottom w:val="0"/>
                  <w:divBdr>
                    <w:top w:val="none" w:sz="0" w:space="0" w:color="auto"/>
                    <w:left w:val="none" w:sz="0" w:space="0" w:color="auto"/>
                    <w:bottom w:val="none" w:sz="0" w:space="0" w:color="auto"/>
                    <w:right w:val="none" w:sz="0" w:space="0" w:color="auto"/>
                  </w:divBdr>
                  <w:divsChild>
                    <w:div w:id="1606381078">
                      <w:marLeft w:val="0"/>
                      <w:marRight w:val="0"/>
                      <w:marTop w:val="0"/>
                      <w:marBottom w:val="0"/>
                      <w:divBdr>
                        <w:top w:val="none" w:sz="0" w:space="0" w:color="auto"/>
                        <w:left w:val="none" w:sz="0" w:space="0" w:color="auto"/>
                        <w:bottom w:val="none" w:sz="0" w:space="0" w:color="auto"/>
                        <w:right w:val="none" w:sz="0" w:space="0" w:color="auto"/>
                      </w:divBdr>
                      <w:divsChild>
                        <w:div w:id="754784390">
                          <w:marLeft w:val="0"/>
                          <w:marRight w:val="0"/>
                          <w:marTop w:val="0"/>
                          <w:marBottom w:val="0"/>
                          <w:divBdr>
                            <w:top w:val="none" w:sz="0" w:space="0" w:color="auto"/>
                            <w:left w:val="none" w:sz="0" w:space="0" w:color="auto"/>
                            <w:bottom w:val="none" w:sz="0" w:space="0" w:color="auto"/>
                            <w:right w:val="none" w:sz="0" w:space="0" w:color="auto"/>
                          </w:divBdr>
                          <w:divsChild>
                            <w:div w:id="764304355">
                              <w:marLeft w:val="0"/>
                              <w:marRight w:val="0"/>
                              <w:marTop w:val="0"/>
                              <w:marBottom w:val="0"/>
                              <w:divBdr>
                                <w:top w:val="single" w:sz="6" w:space="4" w:color="auto"/>
                                <w:left w:val="single" w:sz="6" w:space="4" w:color="auto"/>
                                <w:bottom w:val="single" w:sz="6" w:space="4" w:color="auto"/>
                                <w:right w:val="single" w:sz="6" w:space="4" w:color="auto"/>
                              </w:divBdr>
                              <w:divsChild>
                                <w:div w:id="421882115">
                                  <w:marLeft w:val="0"/>
                                  <w:marRight w:val="0"/>
                                  <w:marTop w:val="0"/>
                                  <w:marBottom w:val="0"/>
                                  <w:divBdr>
                                    <w:top w:val="none" w:sz="0" w:space="0" w:color="auto"/>
                                    <w:left w:val="none" w:sz="0" w:space="0" w:color="auto"/>
                                    <w:bottom w:val="none" w:sz="0" w:space="0" w:color="auto"/>
                                    <w:right w:val="none" w:sz="0" w:space="0" w:color="auto"/>
                                  </w:divBdr>
                                  <w:divsChild>
                                    <w:div w:id="322122463">
                                      <w:marLeft w:val="0"/>
                                      <w:marRight w:val="0"/>
                                      <w:marTop w:val="0"/>
                                      <w:marBottom w:val="0"/>
                                      <w:divBdr>
                                        <w:top w:val="none" w:sz="0" w:space="0" w:color="auto"/>
                                        <w:left w:val="none" w:sz="0" w:space="0" w:color="auto"/>
                                        <w:bottom w:val="none" w:sz="0" w:space="0" w:color="auto"/>
                                        <w:right w:val="none" w:sz="0" w:space="0" w:color="auto"/>
                                      </w:divBdr>
                                      <w:divsChild>
                                        <w:div w:id="1316226916">
                                          <w:marLeft w:val="0"/>
                                          <w:marRight w:val="0"/>
                                          <w:marTop w:val="0"/>
                                          <w:marBottom w:val="0"/>
                                          <w:divBdr>
                                            <w:top w:val="none" w:sz="0" w:space="0" w:color="auto"/>
                                            <w:left w:val="none" w:sz="0" w:space="0" w:color="auto"/>
                                            <w:bottom w:val="none" w:sz="0" w:space="0" w:color="auto"/>
                                            <w:right w:val="none" w:sz="0" w:space="0" w:color="auto"/>
                                          </w:divBdr>
                                          <w:divsChild>
                                            <w:div w:id="6267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6767808">
      <w:bodyDiv w:val="1"/>
      <w:marLeft w:val="0"/>
      <w:marRight w:val="0"/>
      <w:marTop w:val="0"/>
      <w:marBottom w:val="0"/>
      <w:divBdr>
        <w:top w:val="none" w:sz="0" w:space="0" w:color="auto"/>
        <w:left w:val="none" w:sz="0" w:space="0" w:color="auto"/>
        <w:bottom w:val="none" w:sz="0" w:space="0" w:color="auto"/>
        <w:right w:val="none" w:sz="0" w:space="0" w:color="auto"/>
      </w:divBdr>
      <w:divsChild>
        <w:div w:id="36665691">
          <w:marLeft w:val="0"/>
          <w:marRight w:val="0"/>
          <w:marTop w:val="0"/>
          <w:marBottom w:val="0"/>
          <w:divBdr>
            <w:top w:val="none" w:sz="0" w:space="0" w:color="auto"/>
            <w:left w:val="none" w:sz="0" w:space="0" w:color="auto"/>
            <w:bottom w:val="none" w:sz="0" w:space="0" w:color="auto"/>
            <w:right w:val="none" w:sz="0" w:space="0" w:color="auto"/>
          </w:divBdr>
          <w:divsChild>
            <w:div w:id="909197807">
              <w:marLeft w:val="0"/>
              <w:marRight w:val="0"/>
              <w:marTop w:val="0"/>
              <w:marBottom w:val="0"/>
              <w:divBdr>
                <w:top w:val="none" w:sz="0" w:space="0" w:color="auto"/>
                <w:left w:val="none" w:sz="0" w:space="0" w:color="auto"/>
                <w:bottom w:val="none" w:sz="0" w:space="0" w:color="auto"/>
                <w:right w:val="none" w:sz="0" w:space="0" w:color="auto"/>
              </w:divBdr>
              <w:divsChild>
                <w:div w:id="1920944818">
                  <w:marLeft w:val="0"/>
                  <w:marRight w:val="0"/>
                  <w:marTop w:val="0"/>
                  <w:marBottom w:val="0"/>
                  <w:divBdr>
                    <w:top w:val="none" w:sz="0" w:space="0" w:color="auto"/>
                    <w:left w:val="none" w:sz="0" w:space="0" w:color="auto"/>
                    <w:bottom w:val="none" w:sz="0" w:space="0" w:color="auto"/>
                    <w:right w:val="none" w:sz="0" w:space="0" w:color="auto"/>
                  </w:divBdr>
                  <w:divsChild>
                    <w:div w:id="1288581246">
                      <w:marLeft w:val="0"/>
                      <w:marRight w:val="0"/>
                      <w:marTop w:val="0"/>
                      <w:marBottom w:val="0"/>
                      <w:divBdr>
                        <w:top w:val="none" w:sz="0" w:space="0" w:color="auto"/>
                        <w:left w:val="none" w:sz="0" w:space="0" w:color="auto"/>
                        <w:bottom w:val="none" w:sz="0" w:space="0" w:color="auto"/>
                        <w:right w:val="none" w:sz="0" w:space="0" w:color="auto"/>
                      </w:divBdr>
                      <w:divsChild>
                        <w:div w:id="1569613016">
                          <w:marLeft w:val="0"/>
                          <w:marRight w:val="0"/>
                          <w:marTop w:val="0"/>
                          <w:marBottom w:val="0"/>
                          <w:divBdr>
                            <w:top w:val="none" w:sz="0" w:space="0" w:color="auto"/>
                            <w:left w:val="none" w:sz="0" w:space="0" w:color="auto"/>
                            <w:bottom w:val="none" w:sz="0" w:space="0" w:color="auto"/>
                            <w:right w:val="none" w:sz="0" w:space="0" w:color="auto"/>
                          </w:divBdr>
                          <w:divsChild>
                            <w:div w:id="1255435224">
                              <w:marLeft w:val="0"/>
                              <w:marRight w:val="0"/>
                              <w:marTop w:val="0"/>
                              <w:marBottom w:val="0"/>
                              <w:divBdr>
                                <w:top w:val="single" w:sz="6" w:space="4" w:color="auto"/>
                                <w:left w:val="single" w:sz="6" w:space="4" w:color="auto"/>
                                <w:bottom w:val="single" w:sz="6" w:space="4" w:color="auto"/>
                                <w:right w:val="single" w:sz="6" w:space="4" w:color="auto"/>
                              </w:divBdr>
                              <w:divsChild>
                                <w:div w:id="1949697370">
                                  <w:marLeft w:val="0"/>
                                  <w:marRight w:val="0"/>
                                  <w:marTop w:val="0"/>
                                  <w:marBottom w:val="0"/>
                                  <w:divBdr>
                                    <w:top w:val="none" w:sz="0" w:space="0" w:color="auto"/>
                                    <w:left w:val="none" w:sz="0" w:space="0" w:color="auto"/>
                                    <w:bottom w:val="none" w:sz="0" w:space="0" w:color="auto"/>
                                    <w:right w:val="none" w:sz="0" w:space="0" w:color="auto"/>
                                  </w:divBdr>
                                  <w:divsChild>
                                    <w:div w:id="1036467657">
                                      <w:marLeft w:val="0"/>
                                      <w:marRight w:val="0"/>
                                      <w:marTop w:val="0"/>
                                      <w:marBottom w:val="0"/>
                                      <w:divBdr>
                                        <w:top w:val="none" w:sz="0" w:space="0" w:color="auto"/>
                                        <w:left w:val="none" w:sz="0" w:space="0" w:color="auto"/>
                                        <w:bottom w:val="none" w:sz="0" w:space="0" w:color="auto"/>
                                        <w:right w:val="none" w:sz="0" w:space="0" w:color="auto"/>
                                      </w:divBdr>
                                      <w:divsChild>
                                        <w:div w:id="1572934068">
                                          <w:marLeft w:val="0"/>
                                          <w:marRight w:val="0"/>
                                          <w:marTop w:val="0"/>
                                          <w:marBottom w:val="0"/>
                                          <w:divBdr>
                                            <w:top w:val="none" w:sz="0" w:space="0" w:color="auto"/>
                                            <w:left w:val="none" w:sz="0" w:space="0" w:color="auto"/>
                                            <w:bottom w:val="none" w:sz="0" w:space="0" w:color="auto"/>
                                            <w:right w:val="none" w:sz="0" w:space="0" w:color="auto"/>
                                          </w:divBdr>
                                          <w:divsChild>
                                            <w:div w:id="1789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5257161">
      <w:bodyDiv w:val="1"/>
      <w:marLeft w:val="0"/>
      <w:marRight w:val="0"/>
      <w:marTop w:val="0"/>
      <w:marBottom w:val="0"/>
      <w:divBdr>
        <w:top w:val="none" w:sz="0" w:space="0" w:color="auto"/>
        <w:left w:val="none" w:sz="0" w:space="0" w:color="auto"/>
        <w:bottom w:val="none" w:sz="0" w:space="0" w:color="auto"/>
        <w:right w:val="none" w:sz="0" w:space="0" w:color="auto"/>
      </w:divBdr>
    </w:div>
    <w:div w:id="1075277373">
      <w:bodyDiv w:val="1"/>
      <w:marLeft w:val="0"/>
      <w:marRight w:val="0"/>
      <w:marTop w:val="0"/>
      <w:marBottom w:val="0"/>
      <w:divBdr>
        <w:top w:val="none" w:sz="0" w:space="0" w:color="auto"/>
        <w:left w:val="none" w:sz="0" w:space="0" w:color="auto"/>
        <w:bottom w:val="none" w:sz="0" w:space="0" w:color="auto"/>
        <w:right w:val="none" w:sz="0" w:space="0" w:color="auto"/>
      </w:divBdr>
      <w:divsChild>
        <w:div w:id="2099978154">
          <w:marLeft w:val="0"/>
          <w:marRight w:val="0"/>
          <w:marTop w:val="0"/>
          <w:marBottom w:val="0"/>
          <w:divBdr>
            <w:top w:val="none" w:sz="0" w:space="0" w:color="auto"/>
            <w:left w:val="none" w:sz="0" w:space="0" w:color="auto"/>
            <w:bottom w:val="none" w:sz="0" w:space="0" w:color="auto"/>
            <w:right w:val="none" w:sz="0" w:space="0" w:color="auto"/>
          </w:divBdr>
          <w:divsChild>
            <w:div w:id="1705903184">
              <w:marLeft w:val="0"/>
              <w:marRight w:val="0"/>
              <w:marTop w:val="0"/>
              <w:marBottom w:val="0"/>
              <w:divBdr>
                <w:top w:val="none" w:sz="0" w:space="0" w:color="auto"/>
                <w:left w:val="none" w:sz="0" w:space="0" w:color="auto"/>
                <w:bottom w:val="none" w:sz="0" w:space="0" w:color="auto"/>
                <w:right w:val="none" w:sz="0" w:space="0" w:color="auto"/>
              </w:divBdr>
              <w:divsChild>
                <w:div w:id="940648010">
                  <w:marLeft w:val="0"/>
                  <w:marRight w:val="0"/>
                  <w:marTop w:val="0"/>
                  <w:marBottom w:val="0"/>
                  <w:divBdr>
                    <w:top w:val="none" w:sz="0" w:space="0" w:color="auto"/>
                    <w:left w:val="none" w:sz="0" w:space="0" w:color="auto"/>
                    <w:bottom w:val="none" w:sz="0" w:space="0" w:color="auto"/>
                    <w:right w:val="none" w:sz="0" w:space="0" w:color="auto"/>
                  </w:divBdr>
                  <w:divsChild>
                    <w:div w:id="233245324">
                      <w:marLeft w:val="0"/>
                      <w:marRight w:val="0"/>
                      <w:marTop w:val="0"/>
                      <w:marBottom w:val="0"/>
                      <w:divBdr>
                        <w:top w:val="none" w:sz="0" w:space="0" w:color="auto"/>
                        <w:left w:val="none" w:sz="0" w:space="0" w:color="auto"/>
                        <w:bottom w:val="none" w:sz="0" w:space="0" w:color="auto"/>
                        <w:right w:val="none" w:sz="0" w:space="0" w:color="auto"/>
                      </w:divBdr>
                      <w:divsChild>
                        <w:div w:id="1275209404">
                          <w:marLeft w:val="0"/>
                          <w:marRight w:val="0"/>
                          <w:marTop w:val="0"/>
                          <w:marBottom w:val="0"/>
                          <w:divBdr>
                            <w:top w:val="none" w:sz="0" w:space="0" w:color="auto"/>
                            <w:left w:val="none" w:sz="0" w:space="0" w:color="auto"/>
                            <w:bottom w:val="none" w:sz="0" w:space="0" w:color="auto"/>
                            <w:right w:val="none" w:sz="0" w:space="0" w:color="auto"/>
                          </w:divBdr>
                          <w:divsChild>
                            <w:div w:id="592976333">
                              <w:marLeft w:val="0"/>
                              <w:marRight w:val="0"/>
                              <w:marTop w:val="0"/>
                              <w:marBottom w:val="0"/>
                              <w:divBdr>
                                <w:top w:val="single" w:sz="6" w:space="4" w:color="auto"/>
                                <w:left w:val="single" w:sz="6" w:space="4" w:color="auto"/>
                                <w:bottom w:val="single" w:sz="6" w:space="4" w:color="auto"/>
                                <w:right w:val="single" w:sz="6" w:space="4" w:color="auto"/>
                              </w:divBdr>
                              <w:divsChild>
                                <w:div w:id="1946766699">
                                  <w:marLeft w:val="0"/>
                                  <w:marRight w:val="0"/>
                                  <w:marTop w:val="0"/>
                                  <w:marBottom w:val="0"/>
                                  <w:divBdr>
                                    <w:top w:val="none" w:sz="0" w:space="0" w:color="auto"/>
                                    <w:left w:val="none" w:sz="0" w:space="0" w:color="auto"/>
                                    <w:bottom w:val="none" w:sz="0" w:space="0" w:color="auto"/>
                                    <w:right w:val="none" w:sz="0" w:space="0" w:color="auto"/>
                                  </w:divBdr>
                                  <w:divsChild>
                                    <w:div w:id="1185511712">
                                      <w:marLeft w:val="0"/>
                                      <w:marRight w:val="0"/>
                                      <w:marTop w:val="0"/>
                                      <w:marBottom w:val="0"/>
                                      <w:divBdr>
                                        <w:top w:val="none" w:sz="0" w:space="0" w:color="auto"/>
                                        <w:left w:val="none" w:sz="0" w:space="0" w:color="auto"/>
                                        <w:bottom w:val="none" w:sz="0" w:space="0" w:color="auto"/>
                                        <w:right w:val="none" w:sz="0" w:space="0" w:color="auto"/>
                                      </w:divBdr>
                                      <w:divsChild>
                                        <w:div w:id="1814717342">
                                          <w:marLeft w:val="0"/>
                                          <w:marRight w:val="0"/>
                                          <w:marTop w:val="0"/>
                                          <w:marBottom w:val="0"/>
                                          <w:divBdr>
                                            <w:top w:val="none" w:sz="0" w:space="0" w:color="auto"/>
                                            <w:left w:val="none" w:sz="0" w:space="0" w:color="auto"/>
                                            <w:bottom w:val="none" w:sz="0" w:space="0" w:color="auto"/>
                                            <w:right w:val="none" w:sz="0" w:space="0" w:color="auto"/>
                                          </w:divBdr>
                                          <w:divsChild>
                                            <w:div w:id="211498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7770661">
      <w:bodyDiv w:val="1"/>
      <w:marLeft w:val="0"/>
      <w:marRight w:val="0"/>
      <w:marTop w:val="0"/>
      <w:marBottom w:val="0"/>
      <w:divBdr>
        <w:top w:val="none" w:sz="0" w:space="0" w:color="auto"/>
        <w:left w:val="none" w:sz="0" w:space="0" w:color="auto"/>
        <w:bottom w:val="none" w:sz="0" w:space="0" w:color="auto"/>
        <w:right w:val="none" w:sz="0" w:space="0" w:color="auto"/>
      </w:divBdr>
    </w:div>
    <w:div w:id="1160997127">
      <w:bodyDiv w:val="1"/>
      <w:marLeft w:val="0"/>
      <w:marRight w:val="0"/>
      <w:marTop w:val="0"/>
      <w:marBottom w:val="0"/>
      <w:divBdr>
        <w:top w:val="none" w:sz="0" w:space="0" w:color="auto"/>
        <w:left w:val="none" w:sz="0" w:space="0" w:color="auto"/>
        <w:bottom w:val="none" w:sz="0" w:space="0" w:color="auto"/>
        <w:right w:val="none" w:sz="0" w:space="0" w:color="auto"/>
      </w:divBdr>
    </w:div>
    <w:div w:id="1167669840">
      <w:bodyDiv w:val="1"/>
      <w:marLeft w:val="0"/>
      <w:marRight w:val="0"/>
      <w:marTop w:val="0"/>
      <w:marBottom w:val="0"/>
      <w:divBdr>
        <w:top w:val="none" w:sz="0" w:space="0" w:color="auto"/>
        <w:left w:val="none" w:sz="0" w:space="0" w:color="auto"/>
        <w:bottom w:val="none" w:sz="0" w:space="0" w:color="auto"/>
        <w:right w:val="none" w:sz="0" w:space="0" w:color="auto"/>
      </w:divBdr>
    </w:div>
    <w:div w:id="1195535471">
      <w:bodyDiv w:val="1"/>
      <w:marLeft w:val="0"/>
      <w:marRight w:val="0"/>
      <w:marTop w:val="0"/>
      <w:marBottom w:val="0"/>
      <w:divBdr>
        <w:top w:val="none" w:sz="0" w:space="0" w:color="auto"/>
        <w:left w:val="none" w:sz="0" w:space="0" w:color="auto"/>
        <w:bottom w:val="none" w:sz="0" w:space="0" w:color="auto"/>
        <w:right w:val="none" w:sz="0" w:space="0" w:color="auto"/>
      </w:divBdr>
    </w:div>
    <w:div w:id="1207908741">
      <w:bodyDiv w:val="1"/>
      <w:marLeft w:val="0"/>
      <w:marRight w:val="0"/>
      <w:marTop w:val="0"/>
      <w:marBottom w:val="0"/>
      <w:divBdr>
        <w:top w:val="none" w:sz="0" w:space="0" w:color="auto"/>
        <w:left w:val="none" w:sz="0" w:space="0" w:color="auto"/>
        <w:bottom w:val="none" w:sz="0" w:space="0" w:color="auto"/>
        <w:right w:val="none" w:sz="0" w:space="0" w:color="auto"/>
      </w:divBdr>
      <w:divsChild>
        <w:div w:id="688416120">
          <w:marLeft w:val="0"/>
          <w:marRight w:val="0"/>
          <w:marTop w:val="0"/>
          <w:marBottom w:val="0"/>
          <w:divBdr>
            <w:top w:val="none" w:sz="0" w:space="0" w:color="auto"/>
            <w:left w:val="none" w:sz="0" w:space="0" w:color="auto"/>
            <w:bottom w:val="none" w:sz="0" w:space="0" w:color="auto"/>
            <w:right w:val="none" w:sz="0" w:space="0" w:color="auto"/>
          </w:divBdr>
          <w:divsChild>
            <w:div w:id="1175220119">
              <w:marLeft w:val="0"/>
              <w:marRight w:val="0"/>
              <w:marTop w:val="0"/>
              <w:marBottom w:val="0"/>
              <w:divBdr>
                <w:top w:val="none" w:sz="0" w:space="0" w:color="auto"/>
                <w:left w:val="none" w:sz="0" w:space="0" w:color="auto"/>
                <w:bottom w:val="none" w:sz="0" w:space="0" w:color="auto"/>
                <w:right w:val="none" w:sz="0" w:space="0" w:color="auto"/>
              </w:divBdr>
              <w:divsChild>
                <w:div w:id="54086012">
                  <w:marLeft w:val="0"/>
                  <w:marRight w:val="0"/>
                  <w:marTop w:val="0"/>
                  <w:marBottom w:val="0"/>
                  <w:divBdr>
                    <w:top w:val="none" w:sz="0" w:space="0" w:color="auto"/>
                    <w:left w:val="none" w:sz="0" w:space="0" w:color="auto"/>
                    <w:bottom w:val="none" w:sz="0" w:space="0" w:color="auto"/>
                    <w:right w:val="none" w:sz="0" w:space="0" w:color="auto"/>
                  </w:divBdr>
                  <w:divsChild>
                    <w:div w:id="2040619035">
                      <w:marLeft w:val="0"/>
                      <w:marRight w:val="0"/>
                      <w:marTop w:val="0"/>
                      <w:marBottom w:val="0"/>
                      <w:divBdr>
                        <w:top w:val="none" w:sz="0" w:space="0" w:color="auto"/>
                        <w:left w:val="none" w:sz="0" w:space="0" w:color="auto"/>
                        <w:bottom w:val="none" w:sz="0" w:space="0" w:color="auto"/>
                        <w:right w:val="none" w:sz="0" w:space="0" w:color="auto"/>
                      </w:divBdr>
                      <w:divsChild>
                        <w:div w:id="263391035">
                          <w:marLeft w:val="0"/>
                          <w:marRight w:val="0"/>
                          <w:marTop w:val="0"/>
                          <w:marBottom w:val="0"/>
                          <w:divBdr>
                            <w:top w:val="none" w:sz="0" w:space="0" w:color="auto"/>
                            <w:left w:val="none" w:sz="0" w:space="0" w:color="auto"/>
                            <w:bottom w:val="none" w:sz="0" w:space="0" w:color="auto"/>
                            <w:right w:val="none" w:sz="0" w:space="0" w:color="auto"/>
                          </w:divBdr>
                          <w:divsChild>
                            <w:div w:id="1015376010">
                              <w:marLeft w:val="0"/>
                              <w:marRight w:val="0"/>
                              <w:marTop w:val="0"/>
                              <w:marBottom w:val="0"/>
                              <w:divBdr>
                                <w:top w:val="single" w:sz="6" w:space="4" w:color="auto"/>
                                <w:left w:val="single" w:sz="6" w:space="4" w:color="auto"/>
                                <w:bottom w:val="single" w:sz="6" w:space="4" w:color="auto"/>
                                <w:right w:val="single" w:sz="6" w:space="4" w:color="auto"/>
                              </w:divBdr>
                              <w:divsChild>
                                <w:div w:id="2096198939">
                                  <w:marLeft w:val="0"/>
                                  <w:marRight w:val="0"/>
                                  <w:marTop w:val="0"/>
                                  <w:marBottom w:val="0"/>
                                  <w:divBdr>
                                    <w:top w:val="none" w:sz="0" w:space="0" w:color="auto"/>
                                    <w:left w:val="none" w:sz="0" w:space="0" w:color="auto"/>
                                    <w:bottom w:val="none" w:sz="0" w:space="0" w:color="auto"/>
                                    <w:right w:val="none" w:sz="0" w:space="0" w:color="auto"/>
                                  </w:divBdr>
                                  <w:divsChild>
                                    <w:div w:id="590509424">
                                      <w:marLeft w:val="0"/>
                                      <w:marRight w:val="0"/>
                                      <w:marTop w:val="0"/>
                                      <w:marBottom w:val="0"/>
                                      <w:divBdr>
                                        <w:top w:val="none" w:sz="0" w:space="0" w:color="auto"/>
                                        <w:left w:val="none" w:sz="0" w:space="0" w:color="auto"/>
                                        <w:bottom w:val="none" w:sz="0" w:space="0" w:color="auto"/>
                                        <w:right w:val="none" w:sz="0" w:space="0" w:color="auto"/>
                                      </w:divBdr>
                                      <w:divsChild>
                                        <w:div w:id="1661039024">
                                          <w:marLeft w:val="0"/>
                                          <w:marRight w:val="0"/>
                                          <w:marTop w:val="0"/>
                                          <w:marBottom w:val="0"/>
                                          <w:divBdr>
                                            <w:top w:val="none" w:sz="0" w:space="0" w:color="auto"/>
                                            <w:left w:val="none" w:sz="0" w:space="0" w:color="auto"/>
                                            <w:bottom w:val="none" w:sz="0" w:space="0" w:color="auto"/>
                                            <w:right w:val="none" w:sz="0" w:space="0" w:color="auto"/>
                                          </w:divBdr>
                                          <w:divsChild>
                                            <w:div w:id="141736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2573647">
      <w:bodyDiv w:val="1"/>
      <w:marLeft w:val="0"/>
      <w:marRight w:val="0"/>
      <w:marTop w:val="0"/>
      <w:marBottom w:val="0"/>
      <w:divBdr>
        <w:top w:val="none" w:sz="0" w:space="0" w:color="auto"/>
        <w:left w:val="none" w:sz="0" w:space="0" w:color="auto"/>
        <w:bottom w:val="none" w:sz="0" w:space="0" w:color="auto"/>
        <w:right w:val="none" w:sz="0" w:space="0" w:color="auto"/>
      </w:divBdr>
    </w:div>
    <w:div w:id="1326320250">
      <w:bodyDiv w:val="1"/>
      <w:marLeft w:val="0"/>
      <w:marRight w:val="0"/>
      <w:marTop w:val="0"/>
      <w:marBottom w:val="0"/>
      <w:divBdr>
        <w:top w:val="none" w:sz="0" w:space="0" w:color="auto"/>
        <w:left w:val="none" w:sz="0" w:space="0" w:color="auto"/>
        <w:bottom w:val="none" w:sz="0" w:space="0" w:color="auto"/>
        <w:right w:val="none" w:sz="0" w:space="0" w:color="auto"/>
      </w:divBdr>
    </w:div>
    <w:div w:id="1345354417">
      <w:bodyDiv w:val="1"/>
      <w:marLeft w:val="0"/>
      <w:marRight w:val="0"/>
      <w:marTop w:val="0"/>
      <w:marBottom w:val="0"/>
      <w:divBdr>
        <w:top w:val="none" w:sz="0" w:space="0" w:color="auto"/>
        <w:left w:val="none" w:sz="0" w:space="0" w:color="auto"/>
        <w:bottom w:val="none" w:sz="0" w:space="0" w:color="auto"/>
        <w:right w:val="none" w:sz="0" w:space="0" w:color="auto"/>
      </w:divBdr>
    </w:div>
    <w:div w:id="1384597767">
      <w:bodyDiv w:val="1"/>
      <w:marLeft w:val="0"/>
      <w:marRight w:val="0"/>
      <w:marTop w:val="0"/>
      <w:marBottom w:val="0"/>
      <w:divBdr>
        <w:top w:val="none" w:sz="0" w:space="0" w:color="auto"/>
        <w:left w:val="none" w:sz="0" w:space="0" w:color="auto"/>
        <w:bottom w:val="none" w:sz="0" w:space="0" w:color="auto"/>
        <w:right w:val="none" w:sz="0" w:space="0" w:color="auto"/>
      </w:divBdr>
    </w:div>
    <w:div w:id="1459495441">
      <w:bodyDiv w:val="1"/>
      <w:marLeft w:val="0"/>
      <w:marRight w:val="0"/>
      <w:marTop w:val="0"/>
      <w:marBottom w:val="0"/>
      <w:divBdr>
        <w:top w:val="none" w:sz="0" w:space="0" w:color="auto"/>
        <w:left w:val="none" w:sz="0" w:space="0" w:color="auto"/>
        <w:bottom w:val="none" w:sz="0" w:space="0" w:color="auto"/>
        <w:right w:val="none" w:sz="0" w:space="0" w:color="auto"/>
      </w:divBdr>
      <w:divsChild>
        <w:div w:id="891117016">
          <w:marLeft w:val="0"/>
          <w:marRight w:val="0"/>
          <w:marTop w:val="0"/>
          <w:marBottom w:val="0"/>
          <w:divBdr>
            <w:top w:val="none" w:sz="0" w:space="0" w:color="auto"/>
            <w:left w:val="none" w:sz="0" w:space="0" w:color="auto"/>
            <w:bottom w:val="none" w:sz="0" w:space="0" w:color="auto"/>
            <w:right w:val="none" w:sz="0" w:space="0" w:color="auto"/>
          </w:divBdr>
          <w:divsChild>
            <w:div w:id="430127523">
              <w:marLeft w:val="0"/>
              <w:marRight w:val="0"/>
              <w:marTop w:val="0"/>
              <w:marBottom w:val="0"/>
              <w:divBdr>
                <w:top w:val="none" w:sz="0" w:space="0" w:color="auto"/>
                <w:left w:val="none" w:sz="0" w:space="0" w:color="auto"/>
                <w:bottom w:val="none" w:sz="0" w:space="0" w:color="auto"/>
                <w:right w:val="none" w:sz="0" w:space="0" w:color="auto"/>
              </w:divBdr>
              <w:divsChild>
                <w:div w:id="1528523998">
                  <w:marLeft w:val="0"/>
                  <w:marRight w:val="0"/>
                  <w:marTop w:val="0"/>
                  <w:marBottom w:val="0"/>
                  <w:divBdr>
                    <w:top w:val="none" w:sz="0" w:space="0" w:color="auto"/>
                    <w:left w:val="none" w:sz="0" w:space="0" w:color="auto"/>
                    <w:bottom w:val="none" w:sz="0" w:space="0" w:color="auto"/>
                    <w:right w:val="none" w:sz="0" w:space="0" w:color="auto"/>
                  </w:divBdr>
                  <w:divsChild>
                    <w:div w:id="1624842942">
                      <w:marLeft w:val="0"/>
                      <w:marRight w:val="0"/>
                      <w:marTop w:val="0"/>
                      <w:marBottom w:val="0"/>
                      <w:divBdr>
                        <w:top w:val="none" w:sz="0" w:space="0" w:color="auto"/>
                        <w:left w:val="none" w:sz="0" w:space="0" w:color="auto"/>
                        <w:bottom w:val="none" w:sz="0" w:space="0" w:color="auto"/>
                        <w:right w:val="none" w:sz="0" w:space="0" w:color="auto"/>
                      </w:divBdr>
                      <w:divsChild>
                        <w:div w:id="168180149">
                          <w:marLeft w:val="0"/>
                          <w:marRight w:val="0"/>
                          <w:marTop w:val="0"/>
                          <w:marBottom w:val="0"/>
                          <w:divBdr>
                            <w:top w:val="none" w:sz="0" w:space="0" w:color="auto"/>
                            <w:left w:val="none" w:sz="0" w:space="0" w:color="auto"/>
                            <w:bottom w:val="none" w:sz="0" w:space="0" w:color="auto"/>
                            <w:right w:val="none" w:sz="0" w:space="0" w:color="auto"/>
                          </w:divBdr>
                          <w:divsChild>
                            <w:div w:id="1339457048">
                              <w:marLeft w:val="0"/>
                              <w:marRight w:val="0"/>
                              <w:marTop w:val="0"/>
                              <w:marBottom w:val="0"/>
                              <w:divBdr>
                                <w:top w:val="single" w:sz="6" w:space="4" w:color="auto"/>
                                <w:left w:val="single" w:sz="6" w:space="4" w:color="auto"/>
                                <w:bottom w:val="single" w:sz="6" w:space="4" w:color="auto"/>
                                <w:right w:val="single" w:sz="6" w:space="4" w:color="auto"/>
                              </w:divBdr>
                              <w:divsChild>
                                <w:div w:id="1719550936">
                                  <w:marLeft w:val="0"/>
                                  <w:marRight w:val="0"/>
                                  <w:marTop w:val="0"/>
                                  <w:marBottom w:val="0"/>
                                  <w:divBdr>
                                    <w:top w:val="none" w:sz="0" w:space="0" w:color="auto"/>
                                    <w:left w:val="none" w:sz="0" w:space="0" w:color="auto"/>
                                    <w:bottom w:val="none" w:sz="0" w:space="0" w:color="auto"/>
                                    <w:right w:val="none" w:sz="0" w:space="0" w:color="auto"/>
                                  </w:divBdr>
                                  <w:divsChild>
                                    <w:div w:id="1327319842">
                                      <w:marLeft w:val="0"/>
                                      <w:marRight w:val="0"/>
                                      <w:marTop w:val="0"/>
                                      <w:marBottom w:val="0"/>
                                      <w:divBdr>
                                        <w:top w:val="none" w:sz="0" w:space="0" w:color="auto"/>
                                        <w:left w:val="none" w:sz="0" w:space="0" w:color="auto"/>
                                        <w:bottom w:val="none" w:sz="0" w:space="0" w:color="auto"/>
                                        <w:right w:val="none" w:sz="0" w:space="0" w:color="auto"/>
                                      </w:divBdr>
                                      <w:divsChild>
                                        <w:div w:id="542988289">
                                          <w:marLeft w:val="0"/>
                                          <w:marRight w:val="0"/>
                                          <w:marTop w:val="0"/>
                                          <w:marBottom w:val="0"/>
                                          <w:divBdr>
                                            <w:top w:val="none" w:sz="0" w:space="0" w:color="auto"/>
                                            <w:left w:val="none" w:sz="0" w:space="0" w:color="auto"/>
                                            <w:bottom w:val="none" w:sz="0" w:space="0" w:color="auto"/>
                                            <w:right w:val="none" w:sz="0" w:space="0" w:color="auto"/>
                                          </w:divBdr>
                                          <w:divsChild>
                                            <w:div w:id="11312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0265612">
      <w:bodyDiv w:val="1"/>
      <w:marLeft w:val="0"/>
      <w:marRight w:val="0"/>
      <w:marTop w:val="0"/>
      <w:marBottom w:val="0"/>
      <w:divBdr>
        <w:top w:val="none" w:sz="0" w:space="0" w:color="auto"/>
        <w:left w:val="none" w:sz="0" w:space="0" w:color="auto"/>
        <w:bottom w:val="none" w:sz="0" w:space="0" w:color="auto"/>
        <w:right w:val="none" w:sz="0" w:space="0" w:color="auto"/>
      </w:divBdr>
      <w:divsChild>
        <w:div w:id="109932261">
          <w:marLeft w:val="0"/>
          <w:marRight w:val="0"/>
          <w:marTop w:val="0"/>
          <w:marBottom w:val="0"/>
          <w:divBdr>
            <w:top w:val="none" w:sz="0" w:space="0" w:color="auto"/>
            <w:left w:val="none" w:sz="0" w:space="0" w:color="auto"/>
            <w:bottom w:val="none" w:sz="0" w:space="0" w:color="auto"/>
            <w:right w:val="none" w:sz="0" w:space="0" w:color="auto"/>
          </w:divBdr>
          <w:divsChild>
            <w:div w:id="522859277">
              <w:marLeft w:val="0"/>
              <w:marRight w:val="0"/>
              <w:marTop w:val="0"/>
              <w:marBottom w:val="0"/>
              <w:divBdr>
                <w:top w:val="none" w:sz="0" w:space="0" w:color="auto"/>
                <w:left w:val="none" w:sz="0" w:space="0" w:color="auto"/>
                <w:bottom w:val="none" w:sz="0" w:space="0" w:color="auto"/>
                <w:right w:val="none" w:sz="0" w:space="0" w:color="auto"/>
              </w:divBdr>
              <w:divsChild>
                <w:div w:id="631403305">
                  <w:marLeft w:val="0"/>
                  <w:marRight w:val="0"/>
                  <w:marTop w:val="0"/>
                  <w:marBottom w:val="0"/>
                  <w:divBdr>
                    <w:top w:val="none" w:sz="0" w:space="0" w:color="auto"/>
                    <w:left w:val="none" w:sz="0" w:space="0" w:color="auto"/>
                    <w:bottom w:val="none" w:sz="0" w:space="0" w:color="auto"/>
                    <w:right w:val="none" w:sz="0" w:space="0" w:color="auto"/>
                  </w:divBdr>
                  <w:divsChild>
                    <w:div w:id="931012938">
                      <w:marLeft w:val="0"/>
                      <w:marRight w:val="0"/>
                      <w:marTop w:val="0"/>
                      <w:marBottom w:val="0"/>
                      <w:divBdr>
                        <w:top w:val="none" w:sz="0" w:space="0" w:color="auto"/>
                        <w:left w:val="none" w:sz="0" w:space="0" w:color="auto"/>
                        <w:bottom w:val="none" w:sz="0" w:space="0" w:color="auto"/>
                        <w:right w:val="none" w:sz="0" w:space="0" w:color="auto"/>
                      </w:divBdr>
                      <w:divsChild>
                        <w:div w:id="1343513034">
                          <w:marLeft w:val="0"/>
                          <w:marRight w:val="0"/>
                          <w:marTop w:val="0"/>
                          <w:marBottom w:val="0"/>
                          <w:divBdr>
                            <w:top w:val="none" w:sz="0" w:space="0" w:color="auto"/>
                            <w:left w:val="none" w:sz="0" w:space="0" w:color="auto"/>
                            <w:bottom w:val="none" w:sz="0" w:space="0" w:color="auto"/>
                            <w:right w:val="none" w:sz="0" w:space="0" w:color="auto"/>
                          </w:divBdr>
                          <w:divsChild>
                            <w:div w:id="800028762">
                              <w:marLeft w:val="0"/>
                              <w:marRight w:val="0"/>
                              <w:marTop w:val="0"/>
                              <w:marBottom w:val="0"/>
                              <w:divBdr>
                                <w:top w:val="single" w:sz="6" w:space="4" w:color="auto"/>
                                <w:left w:val="single" w:sz="6" w:space="4" w:color="auto"/>
                                <w:bottom w:val="single" w:sz="6" w:space="4" w:color="auto"/>
                                <w:right w:val="single" w:sz="6" w:space="4" w:color="auto"/>
                              </w:divBdr>
                              <w:divsChild>
                                <w:div w:id="178351079">
                                  <w:marLeft w:val="0"/>
                                  <w:marRight w:val="0"/>
                                  <w:marTop w:val="0"/>
                                  <w:marBottom w:val="0"/>
                                  <w:divBdr>
                                    <w:top w:val="none" w:sz="0" w:space="0" w:color="auto"/>
                                    <w:left w:val="none" w:sz="0" w:space="0" w:color="auto"/>
                                    <w:bottom w:val="none" w:sz="0" w:space="0" w:color="auto"/>
                                    <w:right w:val="none" w:sz="0" w:space="0" w:color="auto"/>
                                  </w:divBdr>
                                  <w:divsChild>
                                    <w:div w:id="1386947280">
                                      <w:marLeft w:val="0"/>
                                      <w:marRight w:val="0"/>
                                      <w:marTop w:val="0"/>
                                      <w:marBottom w:val="0"/>
                                      <w:divBdr>
                                        <w:top w:val="none" w:sz="0" w:space="0" w:color="auto"/>
                                        <w:left w:val="none" w:sz="0" w:space="0" w:color="auto"/>
                                        <w:bottom w:val="none" w:sz="0" w:space="0" w:color="auto"/>
                                        <w:right w:val="none" w:sz="0" w:space="0" w:color="auto"/>
                                      </w:divBdr>
                                      <w:divsChild>
                                        <w:div w:id="1224173033">
                                          <w:marLeft w:val="0"/>
                                          <w:marRight w:val="0"/>
                                          <w:marTop w:val="0"/>
                                          <w:marBottom w:val="0"/>
                                          <w:divBdr>
                                            <w:top w:val="none" w:sz="0" w:space="0" w:color="auto"/>
                                            <w:left w:val="none" w:sz="0" w:space="0" w:color="auto"/>
                                            <w:bottom w:val="none" w:sz="0" w:space="0" w:color="auto"/>
                                            <w:right w:val="none" w:sz="0" w:space="0" w:color="auto"/>
                                          </w:divBdr>
                                          <w:divsChild>
                                            <w:div w:id="9443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4897038">
      <w:bodyDiv w:val="1"/>
      <w:marLeft w:val="0"/>
      <w:marRight w:val="0"/>
      <w:marTop w:val="0"/>
      <w:marBottom w:val="0"/>
      <w:divBdr>
        <w:top w:val="none" w:sz="0" w:space="0" w:color="auto"/>
        <w:left w:val="none" w:sz="0" w:space="0" w:color="auto"/>
        <w:bottom w:val="none" w:sz="0" w:space="0" w:color="auto"/>
        <w:right w:val="none" w:sz="0" w:space="0" w:color="auto"/>
      </w:divBdr>
      <w:divsChild>
        <w:div w:id="838080646">
          <w:marLeft w:val="0"/>
          <w:marRight w:val="0"/>
          <w:marTop w:val="0"/>
          <w:marBottom w:val="0"/>
          <w:divBdr>
            <w:top w:val="none" w:sz="0" w:space="0" w:color="auto"/>
            <w:left w:val="none" w:sz="0" w:space="0" w:color="auto"/>
            <w:bottom w:val="none" w:sz="0" w:space="0" w:color="auto"/>
            <w:right w:val="none" w:sz="0" w:space="0" w:color="auto"/>
          </w:divBdr>
          <w:divsChild>
            <w:div w:id="1070886264">
              <w:marLeft w:val="0"/>
              <w:marRight w:val="0"/>
              <w:marTop w:val="0"/>
              <w:marBottom w:val="0"/>
              <w:divBdr>
                <w:top w:val="none" w:sz="0" w:space="0" w:color="auto"/>
                <w:left w:val="none" w:sz="0" w:space="0" w:color="auto"/>
                <w:bottom w:val="none" w:sz="0" w:space="0" w:color="auto"/>
                <w:right w:val="none" w:sz="0" w:space="0" w:color="auto"/>
              </w:divBdr>
              <w:divsChild>
                <w:div w:id="194540147">
                  <w:marLeft w:val="0"/>
                  <w:marRight w:val="0"/>
                  <w:marTop w:val="0"/>
                  <w:marBottom w:val="0"/>
                  <w:divBdr>
                    <w:top w:val="none" w:sz="0" w:space="0" w:color="auto"/>
                    <w:left w:val="none" w:sz="0" w:space="0" w:color="auto"/>
                    <w:bottom w:val="none" w:sz="0" w:space="0" w:color="auto"/>
                    <w:right w:val="none" w:sz="0" w:space="0" w:color="auto"/>
                  </w:divBdr>
                  <w:divsChild>
                    <w:div w:id="532688322">
                      <w:marLeft w:val="0"/>
                      <w:marRight w:val="0"/>
                      <w:marTop w:val="0"/>
                      <w:marBottom w:val="0"/>
                      <w:divBdr>
                        <w:top w:val="none" w:sz="0" w:space="0" w:color="auto"/>
                        <w:left w:val="none" w:sz="0" w:space="0" w:color="auto"/>
                        <w:bottom w:val="none" w:sz="0" w:space="0" w:color="auto"/>
                        <w:right w:val="none" w:sz="0" w:space="0" w:color="auto"/>
                      </w:divBdr>
                      <w:divsChild>
                        <w:div w:id="1551843273">
                          <w:marLeft w:val="0"/>
                          <w:marRight w:val="0"/>
                          <w:marTop w:val="0"/>
                          <w:marBottom w:val="0"/>
                          <w:divBdr>
                            <w:top w:val="none" w:sz="0" w:space="0" w:color="auto"/>
                            <w:left w:val="none" w:sz="0" w:space="0" w:color="auto"/>
                            <w:bottom w:val="none" w:sz="0" w:space="0" w:color="auto"/>
                            <w:right w:val="none" w:sz="0" w:space="0" w:color="auto"/>
                          </w:divBdr>
                          <w:divsChild>
                            <w:div w:id="232929533">
                              <w:marLeft w:val="0"/>
                              <w:marRight w:val="0"/>
                              <w:marTop w:val="0"/>
                              <w:marBottom w:val="0"/>
                              <w:divBdr>
                                <w:top w:val="single" w:sz="6" w:space="4" w:color="auto"/>
                                <w:left w:val="single" w:sz="6" w:space="4" w:color="auto"/>
                                <w:bottom w:val="single" w:sz="6" w:space="4" w:color="auto"/>
                                <w:right w:val="single" w:sz="6" w:space="4" w:color="auto"/>
                              </w:divBdr>
                              <w:divsChild>
                                <w:div w:id="1428310782">
                                  <w:marLeft w:val="0"/>
                                  <w:marRight w:val="0"/>
                                  <w:marTop w:val="0"/>
                                  <w:marBottom w:val="0"/>
                                  <w:divBdr>
                                    <w:top w:val="none" w:sz="0" w:space="0" w:color="auto"/>
                                    <w:left w:val="none" w:sz="0" w:space="0" w:color="auto"/>
                                    <w:bottom w:val="none" w:sz="0" w:space="0" w:color="auto"/>
                                    <w:right w:val="none" w:sz="0" w:space="0" w:color="auto"/>
                                  </w:divBdr>
                                  <w:divsChild>
                                    <w:div w:id="2103798360">
                                      <w:marLeft w:val="0"/>
                                      <w:marRight w:val="0"/>
                                      <w:marTop w:val="0"/>
                                      <w:marBottom w:val="0"/>
                                      <w:divBdr>
                                        <w:top w:val="none" w:sz="0" w:space="0" w:color="auto"/>
                                        <w:left w:val="none" w:sz="0" w:space="0" w:color="auto"/>
                                        <w:bottom w:val="none" w:sz="0" w:space="0" w:color="auto"/>
                                        <w:right w:val="none" w:sz="0" w:space="0" w:color="auto"/>
                                      </w:divBdr>
                                      <w:divsChild>
                                        <w:div w:id="673190856">
                                          <w:marLeft w:val="0"/>
                                          <w:marRight w:val="0"/>
                                          <w:marTop w:val="0"/>
                                          <w:marBottom w:val="0"/>
                                          <w:divBdr>
                                            <w:top w:val="none" w:sz="0" w:space="0" w:color="auto"/>
                                            <w:left w:val="none" w:sz="0" w:space="0" w:color="auto"/>
                                            <w:bottom w:val="none" w:sz="0" w:space="0" w:color="auto"/>
                                            <w:right w:val="none" w:sz="0" w:space="0" w:color="auto"/>
                                          </w:divBdr>
                                          <w:divsChild>
                                            <w:div w:id="8601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4384406">
      <w:bodyDiv w:val="1"/>
      <w:marLeft w:val="0"/>
      <w:marRight w:val="0"/>
      <w:marTop w:val="0"/>
      <w:marBottom w:val="0"/>
      <w:divBdr>
        <w:top w:val="none" w:sz="0" w:space="0" w:color="auto"/>
        <w:left w:val="none" w:sz="0" w:space="0" w:color="auto"/>
        <w:bottom w:val="none" w:sz="0" w:space="0" w:color="auto"/>
        <w:right w:val="none" w:sz="0" w:space="0" w:color="auto"/>
      </w:divBdr>
    </w:div>
    <w:div w:id="1664434235">
      <w:bodyDiv w:val="1"/>
      <w:marLeft w:val="0"/>
      <w:marRight w:val="0"/>
      <w:marTop w:val="0"/>
      <w:marBottom w:val="0"/>
      <w:divBdr>
        <w:top w:val="none" w:sz="0" w:space="0" w:color="auto"/>
        <w:left w:val="none" w:sz="0" w:space="0" w:color="auto"/>
        <w:bottom w:val="none" w:sz="0" w:space="0" w:color="auto"/>
        <w:right w:val="none" w:sz="0" w:space="0" w:color="auto"/>
      </w:divBdr>
    </w:div>
    <w:div w:id="1674256204">
      <w:bodyDiv w:val="1"/>
      <w:marLeft w:val="0"/>
      <w:marRight w:val="0"/>
      <w:marTop w:val="0"/>
      <w:marBottom w:val="0"/>
      <w:divBdr>
        <w:top w:val="none" w:sz="0" w:space="0" w:color="auto"/>
        <w:left w:val="none" w:sz="0" w:space="0" w:color="auto"/>
        <w:bottom w:val="none" w:sz="0" w:space="0" w:color="auto"/>
        <w:right w:val="none" w:sz="0" w:space="0" w:color="auto"/>
      </w:divBdr>
      <w:divsChild>
        <w:div w:id="216085310">
          <w:marLeft w:val="0"/>
          <w:marRight w:val="0"/>
          <w:marTop w:val="0"/>
          <w:marBottom w:val="0"/>
          <w:divBdr>
            <w:top w:val="none" w:sz="0" w:space="0" w:color="auto"/>
            <w:left w:val="none" w:sz="0" w:space="0" w:color="auto"/>
            <w:bottom w:val="none" w:sz="0" w:space="0" w:color="auto"/>
            <w:right w:val="none" w:sz="0" w:space="0" w:color="auto"/>
          </w:divBdr>
          <w:divsChild>
            <w:div w:id="574508505">
              <w:marLeft w:val="0"/>
              <w:marRight w:val="0"/>
              <w:marTop w:val="0"/>
              <w:marBottom w:val="0"/>
              <w:divBdr>
                <w:top w:val="none" w:sz="0" w:space="0" w:color="auto"/>
                <w:left w:val="none" w:sz="0" w:space="0" w:color="auto"/>
                <w:bottom w:val="none" w:sz="0" w:space="0" w:color="auto"/>
                <w:right w:val="none" w:sz="0" w:space="0" w:color="auto"/>
              </w:divBdr>
              <w:divsChild>
                <w:div w:id="940140702">
                  <w:marLeft w:val="0"/>
                  <w:marRight w:val="0"/>
                  <w:marTop w:val="0"/>
                  <w:marBottom w:val="0"/>
                  <w:divBdr>
                    <w:top w:val="none" w:sz="0" w:space="0" w:color="auto"/>
                    <w:left w:val="none" w:sz="0" w:space="0" w:color="auto"/>
                    <w:bottom w:val="none" w:sz="0" w:space="0" w:color="auto"/>
                    <w:right w:val="none" w:sz="0" w:space="0" w:color="auto"/>
                  </w:divBdr>
                  <w:divsChild>
                    <w:div w:id="544145683">
                      <w:marLeft w:val="0"/>
                      <w:marRight w:val="0"/>
                      <w:marTop w:val="0"/>
                      <w:marBottom w:val="0"/>
                      <w:divBdr>
                        <w:top w:val="none" w:sz="0" w:space="0" w:color="auto"/>
                        <w:left w:val="none" w:sz="0" w:space="0" w:color="auto"/>
                        <w:bottom w:val="none" w:sz="0" w:space="0" w:color="auto"/>
                        <w:right w:val="none" w:sz="0" w:space="0" w:color="auto"/>
                      </w:divBdr>
                      <w:divsChild>
                        <w:div w:id="319044296">
                          <w:marLeft w:val="0"/>
                          <w:marRight w:val="0"/>
                          <w:marTop w:val="0"/>
                          <w:marBottom w:val="0"/>
                          <w:divBdr>
                            <w:top w:val="none" w:sz="0" w:space="0" w:color="auto"/>
                            <w:left w:val="none" w:sz="0" w:space="0" w:color="auto"/>
                            <w:bottom w:val="none" w:sz="0" w:space="0" w:color="auto"/>
                            <w:right w:val="none" w:sz="0" w:space="0" w:color="auto"/>
                          </w:divBdr>
                          <w:divsChild>
                            <w:div w:id="2102093675">
                              <w:marLeft w:val="0"/>
                              <w:marRight w:val="0"/>
                              <w:marTop w:val="0"/>
                              <w:marBottom w:val="0"/>
                              <w:divBdr>
                                <w:top w:val="single" w:sz="6" w:space="4" w:color="auto"/>
                                <w:left w:val="single" w:sz="6" w:space="4" w:color="auto"/>
                                <w:bottom w:val="single" w:sz="6" w:space="4" w:color="auto"/>
                                <w:right w:val="single" w:sz="6" w:space="4" w:color="auto"/>
                              </w:divBdr>
                              <w:divsChild>
                                <w:div w:id="2086098423">
                                  <w:marLeft w:val="0"/>
                                  <w:marRight w:val="0"/>
                                  <w:marTop w:val="0"/>
                                  <w:marBottom w:val="0"/>
                                  <w:divBdr>
                                    <w:top w:val="none" w:sz="0" w:space="0" w:color="auto"/>
                                    <w:left w:val="none" w:sz="0" w:space="0" w:color="auto"/>
                                    <w:bottom w:val="none" w:sz="0" w:space="0" w:color="auto"/>
                                    <w:right w:val="none" w:sz="0" w:space="0" w:color="auto"/>
                                  </w:divBdr>
                                  <w:divsChild>
                                    <w:div w:id="729573200">
                                      <w:marLeft w:val="0"/>
                                      <w:marRight w:val="0"/>
                                      <w:marTop w:val="0"/>
                                      <w:marBottom w:val="0"/>
                                      <w:divBdr>
                                        <w:top w:val="none" w:sz="0" w:space="0" w:color="auto"/>
                                        <w:left w:val="none" w:sz="0" w:space="0" w:color="auto"/>
                                        <w:bottom w:val="none" w:sz="0" w:space="0" w:color="auto"/>
                                        <w:right w:val="none" w:sz="0" w:space="0" w:color="auto"/>
                                      </w:divBdr>
                                      <w:divsChild>
                                        <w:div w:id="806514283">
                                          <w:marLeft w:val="0"/>
                                          <w:marRight w:val="0"/>
                                          <w:marTop w:val="0"/>
                                          <w:marBottom w:val="0"/>
                                          <w:divBdr>
                                            <w:top w:val="none" w:sz="0" w:space="0" w:color="auto"/>
                                            <w:left w:val="none" w:sz="0" w:space="0" w:color="auto"/>
                                            <w:bottom w:val="none" w:sz="0" w:space="0" w:color="auto"/>
                                            <w:right w:val="none" w:sz="0" w:space="0" w:color="auto"/>
                                          </w:divBdr>
                                          <w:divsChild>
                                            <w:div w:id="59574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1389477">
      <w:bodyDiv w:val="1"/>
      <w:marLeft w:val="0"/>
      <w:marRight w:val="0"/>
      <w:marTop w:val="0"/>
      <w:marBottom w:val="0"/>
      <w:divBdr>
        <w:top w:val="none" w:sz="0" w:space="0" w:color="auto"/>
        <w:left w:val="none" w:sz="0" w:space="0" w:color="auto"/>
        <w:bottom w:val="none" w:sz="0" w:space="0" w:color="auto"/>
        <w:right w:val="none" w:sz="0" w:space="0" w:color="auto"/>
      </w:divBdr>
    </w:div>
    <w:div w:id="1847554188">
      <w:bodyDiv w:val="1"/>
      <w:marLeft w:val="0"/>
      <w:marRight w:val="0"/>
      <w:marTop w:val="0"/>
      <w:marBottom w:val="0"/>
      <w:divBdr>
        <w:top w:val="none" w:sz="0" w:space="0" w:color="auto"/>
        <w:left w:val="none" w:sz="0" w:space="0" w:color="auto"/>
        <w:bottom w:val="none" w:sz="0" w:space="0" w:color="auto"/>
        <w:right w:val="none" w:sz="0" w:space="0" w:color="auto"/>
      </w:divBdr>
    </w:div>
    <w:div w:id="1917475514">
      <w:bodyDiv w:val="1"/>
      <w:marLeft w:val="0"/>
      <w:marRight w:val="0"/>
      <w:marTop w:val="0"/>
      <w:marBottom w:val="0"/>
      <w:divBdr>
        <w:top w:val="none" w:sz="0" w:space="0" w:color="auto"/>
        <w:left w:val="none" w:sz="0" w:space="0" w:color="auto"/>
        <w:bottom w:val="none" w:sz="0" w:space="0" w:color="auto"/>
        <w:right w:val="none" w:sz="0" w:space="0" w:color="auto"/>
      </w:divBdr>
    </w:div>
    <w:div w:id="1971205306">
      <w:bodyDiv w:val="1"/>
      <w:marLeft w:val="0"/>
      <w:marRight w:val="0"/>
      <w:marTop w:val="0"/>
      <w:marBottom w:val="0"/>
      <w:divBdr>
        <w:top w:val="none" w:sz="0" w:space="0" w:color="auto"/>
        <w:left w:val="none" w:sz="0" w:space="0" w:color="auto"/>
        <w:bottom w:val="none" w:sz="0" w:space="0" w:color="auto"/>
        <w:right w:val="none" w:sz="0" w:space="0" w:color="auto"/>
      </w:divBdr>
      <w:divsChild>
        <w:div w:id="17391669">
          <w:marLeft w:val="0"/>
          <w:marRight w:val="0"/>
          <w:marTop w:val="0"/>
          <w:marBottom w:val="0"/>
          <w:divBdr>
            <w:top w:val="none" w:sz="0" w:space="0" w:color="auto"/>
            <w:left w:val="none" w:sz="0" w:space="0" w:color="auto"/>
            <w:bottom w:val="none" w:sz="0" w:space="0" w:color="auto"/>
            <w:right w:val="none" w:sz="0" w:space="0" w:color="auto"/>
          </w:divBdr>
          <w:divsChild>
            <w:div w:id="1066760621">
              <w:marLeft w:val="0"/>
              <w:marRight w:val="0"/>
              <w:marTop w:val="0"/>
              <w:marBottom w:val="0"/>
              <w:divBdr>
                <w:top w:val="none" w:sz="0" w:space="0" w:color="auto"/>
                <w:left w:val="none" w:sz="0" w:space="0" w:color="auto"/>
                <w:bottom w:val="none" w:sz="0" w:space="0" w:color="auto"/>
                <w:right w:val="none" w:sz="0" w:space="0" w:color="auto"/>
              </w:divBdr>
              <w:divsChild>
                <w:div w:id="97415231">
                  <w:marLeft w:val="0"/>
                  <w:marRight w:val="0"/>
                  <w:marTop w:val="0"/>
                  <w:marBottom w:val="0"/>
                  <w:divBdr>
                    <w:top w:val="none" w:sz="0" w:space="0" w:color="auto"/>
                    <w:left w:val="none" w:sz="0" w:space="0" w:color="auto"/>
                    <w:bottom w:val="none" w:sz="0" w:space="0" w:color="auto"/>
                    <w:right w:val="none" w:sz="0" w:space="0" w:color="auto"/>
                  </w:divBdr>
                  <w:divsChild>
                    <w:div w:id="1991670342">
                      <w:marLeft w:val="0"/>
                      <w:marRight w:val="0"/>
                      <w:marTop w:val="0"/>
                      <w:marBottom w:val="0"/>
                      <w:divBdr>
                        <w:top w:val="none" w:sz="0" w:space="0" w:color="auto"/>
                        <w:left w:val="none" w:sz="0" w:space="0" w:color="auto"/>
                        <w:bottom w:val="none" w:sz="0" w:space="0" w:color="auto"/>
                        <w:right w:val="none" w:sz="0" w:space="0" w:color="auto"/>
                      </w:divBdr>
                      <w:divsChild>
                        <w:div w:id="1081174316">
                          <w:marLeft w:val="0"/>
                          <w:marRight w:val="0"/>
                          <w:marTop w:val="0"/>
                          <w:marBottom w:val="0"/>
                          <w:divBdr>
                            <w:top w:val="none" w:sz="0" w:space="0" w:color="auto"/>
                            <w:left w:val="none" w:sz="0" w:space="0" w:color="auto"/>
                            <w:bottom w:val="none" w:sz="0" w:space="0" w:color="auto"/>
                            <w:right w:val="none" w:sz="0" w:space="0" w:color="auto"/>
                          </w:divBdr>
                          <w:divsChild>
                            <w:div w:id="756638085">
                              <w:marLeft w:val="0"/>
                              <w:marRight w:val="0"/>
                              <w:marTop w:val="0"/>
                              <w:marBottom w:val="0"/>
                              <w:divBdr>
                                <w:top w:val="single" w:sz="6" w:space="4" w:color="auto"/>
                                <w:left w:val="single" w:sz="6" w:space="4" w:color="auto"/>
                                <w:bottom w:val="single" w:sz="6" w:space="4" w:color="auto"/>
                                <w:right w:val="single" w:sz="6" w:space="4" w:color="auto"/>
                              </w:divBdr>
                              <w:divsChild>
                                <w:div w:id="1964922891">
                                  <w:marLeft w:val="0"/>
                                  <w:marRight w:val="0"/>
                                  <w:marTop w:val="0"/>
                                  <w:marBottom w:val="0"/>
                                  <w:divBdr>
                                    <w:top w:val="none" w:sz="0" w:space="0" w:color="auto"/>
                                    <w:left w:val="none" w:sz="0" w:space="0" w:color="auto"/>
                                    <w:bottom w:val="none" w:sz="0" w:space="0" w:color="auto"/>
                                    <w:right w:val="none" w:sz="0" w:space="0" w:color="auto"/>
                                  </w:divBdr>
                                  <w:divsChild>
                                    <w:div w:id="2114281141">
                                      <w:marLeft w:val="0"/>
                                      <w:marRight w:val="0"/>
                                      <w:marTop w:val="0"/>
                                      <w:marBottom w:val="0"/>
                                      <w:divBdr>
                                        <w:top w:val="none" w:sz="0" w:space="0" w:color="auto"/>
                                        <w:left w:val="none" w:sz="0" w:space="0" w:color="auto"/>
                                        <w:bottom w:val="none" w:sz="0" w:space="0" w:color="auto"/>
                                        <w:right w:val="none" w:sz="0" w:space="0" w:color="auto"/>
                                      </w:divBdr>
                                      <w:divsChild>
                                        <w:div w:id="1959870945">
                                          <w:marLeft w:val="0"/>
                                          <w:marRight w:val="0"/>
                                          <w:marTop w:val="0"/>
                                          <w:marBottom w:val="0"/>
                                          <w:divBdr>
                                            <w:top w:val="none" w:sz="0" w:space="0" w:color="auto"/>
                                            <w:left w:val="none" w:sz="0" w:space="0" w:color="auto"/>
                                            <w:bottom w:val="none" w:sz="0" w:space="0" w:color="auto"/>
                                            <w:right w:val="none" w:sz="0" w:space="0" w:color="auto"/>
                                          </w:divBdr>
                                          <w:divsChild>
                                            <w:div w:id="172209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8485525">
      <w:bodyDiv w:val="1"/>
      <w:marLeft w:val="0"/>
      <w:marRight w:val="0"/>
      <w:marTop w:val="0"/>
      <w:marBottom w:val="0"/>
      <w:divBdr>
        <w:top w:val="none" w:sz="0" w:space="0" w:color="auto"/>
        <w:left w:val="none" w:sz="0" w:space="0" w:color="auto"/>
        <w:bottom w:val="none" w:sz="0" w:space="0" w:color="auto"/>
        <w:right w:val="none" w:sz="0" w:space="0" w:color="auto"/>
      </w:divBdr>
      <w:divsChild>
        <w:div w:id="2110588591">
          <w:marLeft w:val="0"/>
          <w:marRight w:val="0"/>
          <w:marTop w:val="0"/>
          <w:marBottom w:val="0"/>
          <w:divBdr>
            <w:top w:val="none" w:sz="0" w:space="0" w:color="auto"/>
            <w:left w:val="none" w:sz="0" w:space="0" w:color="auto"/>
            <w:bottom w:val="none" w:sz="0" w:space="0" w:color="auto"/>
            <w:right w:val="none" w:sz="0" w:space="0" w:color="auto"/>
          </w:divBdr>
          <w:divsChild>
            <w:div w:id="386298144">
              <w:marLeft w:val="0"/>
              <w:marRight w:val="0"/>
              <w:marTop w:val="0"/>
              <w:marBottom w:val="0"/>
              <w:divBdr>
                <w:top w:val="none" w:sz="0" w:space="0" w:color="auto"/>
                <w:left w:val="none" w:sz="0" w:space="0" w:color="auto"/>
                <w:bottom w:val="none" w:sz="0" w:space="0" w:color="auto"/>
                <w:right w:val="none" w:sz="0" w:space="0" w:color="auto"/>
              </w:divBdr>
              <w:divsChild>
                <w:div w:id="1327783720">
                  <w:marLeft w:val="0"/>
                  <w:marRight w:val="0"/>
                  <w:marTop w:val="0"/>
                  <w:marBottom w:val="0"/>
                  <w:divBdr>
                    <w:top w:val="none" w:sz="0" w:space="0" w:color="auto"/>
                    <w:left w:val="none" w:sz="0" w:space="0" w:color="auto"/>
                    <w:bottom w:val="none" w:sz="0" w:space="0" w:color="auto"/>
                    <w:right w:val="none" w:sz="0" w:space="0" w:color="auto"/>
                  </w:divBdr>
                  <w:divsChild>
                    <w:div w:id="1372539287">
                      <w:marLeft w:val="0"/>
                      <w:marRight w:val="0"/>
                      <w:marTop w:val="0"/>
                      <w:marBottom w:val="0"/>
                      <w:divBdr>
                        <w:top w:val="none" w:sz="0" w:space="0" w:color="auto"/>
                        <w:left w:val="none" w:sz="0" w:space="0" w:color="auto"/>
                        <w:bottom w:val="none" w:sz="0" w:space="0" w:color="auto"/>
                        <w:right w:val="none" w:sz="0" w:space="0" w:color="auto"/>
                      </w:divBdr>
                      <w:divsChild>
                        <w:div w:id="2088259401">
                          <w:marLeft w:val="0"/>
                          <w:marRight w:val="0"/>
                          <w:marTop w:val="0"/>
                          <w:marBottom w:val="0"/>
                          <w:divBdr>
                            <w:top w:val="none" w:sz="0" w:space="0" w:color="auto"/>
                            <w:left w:val="none" w:sz="0" w:space="0" w:color="auto"/>
                            <w:bottom w:val="none" w:sz="0" w:space="0" w:color="auto"/>
                            <w:right w:val="none" w:sz="0" w:space="0" w:color="auto"/>
                          </w:divBdr>
                          <w:divsChild>
                            <w:div w:id="94906030">
                              <w:marLeft w:val="0"/>
                              <w:marRight w:val="0"/>
                              <w:marTop w:val="0"/>
                              <w:marBottom w:val="0"/>
                              <w:divBdr>
                                <w:top w:val="single" w:sz="6" w:space="4" w:color="auto"/>
                                <w:left w:val="single" w:sz="6" w:space="4" w:color="auto"/>
                                <w:bottom w:val="single" w:sz="6" w:space="4" w:color="auto"/>
                                <w:right w:val="single" w:sz="6" w:space="4" w:color="auto"/>
                              </w:divBdr>
                              <w:divsChild>
                                <w:div w:id="970136691">
                                  <w:marLeft w:val="0"/>
                                  <w:marRight w:val="0"/>
                                  <w:marTop w:val="0"/>
                                  <w:marBottom w:val="0"/>
                                  <w:divBdr>
                                    <w:top w:val="none" w:sz="0" w:space="0" w:color="auto"/>
                                    <w:left w:val="none" w:sz="0" w:space="0" w:color="auto"/>
                                    <w:bottom w:val="none" w:sz="0" w:space="0" w:color="auto"/>
                                    <w:right w:val="none" w:sz="0" w:space="0" w:color="auto"/>
                                  </w:divBdr>
                                  <w:divsChild>
                                    <w:div w:id="365788073">
                                      <w:marLeft w:val="0"/>
                                      <w:marRight w:val="0"/>
                                      <w:marTop w:val="0"/>
                                      <w:marBottom w:val="0"/>
                                      <w:divBdr>
                                        <w:top w:val="none" w:sz="0" w:space="0" w:color="auto"/>
                                        <w:left w:val="none" w:sz="0" w:space="0" w:color="auto"/>
                                        <w:bottom w:val="none" w:sz="0" w:space="0" w:color="auto"/>
                                        <w:right w:val="none" w:sz="0" w:space="0" w:color="auto"/>
                                      </w:divBdr>
                                      <w:divsChild>
                                        <w:div w:id="659238025">
                                          <w:marLeft w:val="0"/>
                                          <w:marRight w:val="0"/>
                                          <w:marTop w:val="0"/>
                                          <w:marBottom w:val="0"/>
                                          <w:divBdr>
                                            <w:top w:val="none" w:sz="0" w:space="0" w:color="auto"/>
                                            <w:left w:val="none" w:sz="0" w:space="0" w:color="auto"/>
                                            <w:bottom w:val="none" w:sz="0" w:space="0" w:color="auto"/>
                                            <w:right w:val="none" w:sz="0" w:space="0" w:color="auto"/>
                                          </w:divBdr>
                                          <w:divsChild>
                                            <w:div w:id="9497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2995319">
      <w:bodyDiv w:val="1"/>
      <w:marLeft w:val="0"/>
      <w:marRight w:val="0"/>
      <w:marTop w:val="0"/>
      <w:marBottom w:val="0"/>
      <w:divBdr>
        <w:top w:val="none" w:sz="0" w:space="0" w:color="auto"/>
        <w:left w:val="none" w:sz="0" w:space="0" w:color="auto"/>
        <w:bottom w:val="none" w:sz="0" w:space="0" w:color="auto"/>
        <w:right w:val="none" w:sz="0" w:space="0" w:color="auto"/>
      </w:divBdr>
    </w:div>
    <w:div w:id="2036423309">
      <w:bodyDiv w:val="1"/>
      <w:marLeft w:val="0"/>
      <w:marRight w:val="0"/>
      <w:marTop w:val="0"/>
      <w:marBottom w:val="0"/>
      <w:divBdr>
        <w:top w:val="none" w:sz="0" w:space="0" w:color="auto"/>
        <w:left w:val="none" w:sz="0" w:space="0" w:color="auto"/>
        <w:bottom w:val="none" w:sz="0" w:space="0" w:color="auto"/>
        <w:right w:val="none" w:sz="0" w:space="0" w:color="auto"/>
      </w:divBdr>
      <w:divsChild>
        <w:div w:id="97415082">
          <w:marLeft w:val="0"/>
          <w:marRight w:val="0"/>
          <w:marTop w:val="0"/>
          <w:marBottom w:val="0"/>
          <w:divBdr>
            <w:top w:val="none" w:sz="0" w:space="0" w:color="auto"/>
            <w:left w:val="none" w:sz="0" w:space="0" w:color="auto"/>
            <w:bottom w:val="none" w:sz="0" w:space="0" w:color="auto"/>
            <w:right w:val="none" w:sz="0" w:space="0" w:color="auto"/>
          </w:divBdr>
          <w:divsChild>
            <w:div w:id="280384214">
              <w:marLeft w:val="0"/>
              <w:marRight w:val="0"/>
              <w:marTop w:val="0"/>
              <w:marBottom w:val="0"/>
              <w:divBdr>
                <w:top w:val="none" w:sz="0" w:space="0" w:color="auto"/>
                <w:left w:val="none" w:sz="0" w:space="0" w:color="auto"/>
                <w:bottom w:val="none" w:sz="0" w:space="0" w:color="auto"/>
                <w:right w:val="none" w:sz="0" w:space="0" w:color="auto"/>
              </w:divBdr>
              <w:divsChild>
                <w:div w:id="1402406419">
                  <w:marLeft w:val="0"/>
                  <w:marRight w:val="0"/>
                  <w:marTop w:val="0"/>
                  <w:marBottom w:val="0"/>
                  <w:divBdr>
                    <w:top w:val="none" w:sz="0" w:space="0" w:color="auto"/>
                    <w:left w:val="none" w:sz="0" w:space="0" w:color="auto"/>
                    <w:bottom w:val="none" w:sz="0" w:space="0" w:color="auto"/>
                    <w:right w:val="none" w:sz="0" w:space="0" w:color="auto"/>
                  </w:divBdr>
                  <w:divsChild>
                    <w:div w:id="1140414462">
                      <w:marLeft w:val="0"/>
                      <w:marRight w:val="0"/>
                      <w:marTop w:val="0"/>
                      <w:marBottom w:val="0"/>
                      <w:divBdr>
                        <w:top w:val="none" w:sz="0" w:space="0" w:color="auto"/>
                        <w:left w:val="none" w:sz="0" w:space="0" w:color="auto"/>
                        <w:bottom w:val="none" w:sz="0" w:space="0" w:color="auto"/>
                        <w:right w:val="none" w:sz="0" w:space="0" w:color="auto"/>
                      </w:divBdr>
                      <w:divsChild>
                        <w:div w:id="520245455">
                          <w:marLeft w:val="0"/>
                          <w:marRight w:val="0"/>
                          <w:marTop w:val="0"/>
                          <w:marBottom w:val="0"/>
                          <w:divBdr>
                            <w:top w:val="none" w:sz="0" w:space="0" w:color="auto"/>
                            <w:left w:val="none" w:sz="0" w:space="0" w:color="auto"/>
                            <w:bottom w:val="none" w:sz="0" w:space="0" w:color="auto"/>
                            <w:right w:val="none" w:sz="0" w:space="0" w:color="auto"/>
                          </w:divBdr>
                          <w:divsChild>
                            <w:div w:id="1905220829">
                              <w:marLeft w:val="0"/>
                              <w:marRight w:val="0"/>
                              <w:marTop w:val="0"/>
                              <w:marBottom w:val="0"/>
                              <w:divBdr>
                                <w:top w:val="single" w:sz="6" w:space="4" w:color="auto"/>
                                <w:left w:val="single" w:sz="6" w:space="4" w:color="auto"/>
                                <w:bottom w:val="single" w:sz="6" w:space="4" w:color="auto"/>
                                <w:right w:val="single" w:sz="6" w:space="4" w:color="auto"/>
                              </w:divBdr>
                              <w:divsChild>
                                <w:div w:id="2106536943">
                                  <w:marLeft w:val="0"/>
                                  <w:marRight w:val="0"/>
                                  <w:marTop w:val="0"/>
                                  <w:marBottom w:val="0"/>
                                  <w:divBdr>
                                    <w:top w:val="none" w:sz="0" w:space="0" w:color="auto"/>
                                    <w:left w:val="none" w:sz="0" w:space="0" w:color="auto"/>
                                    <w:bottom w:val="none" w:sz="0" w:space="0" w:color="auto"/>
                                    <w:right w:val="none" w:sz="0" w:space="0" w:color="auto"/>
                                  </w:divBdr>
                                  <w:divsChild>
                                    <w:div w:id="216669936">
                                      <w:marLeft w:val="0"/>
                                      <w:marRight w:val="0"/>
                                      <w:marTop w:val="0"/>
                                      <w:marBottom w:val="0"/>
                                      <w:divBdr>
                                        <w:top w:val="none" w:sz="0" w:space="0" w:color="auto"/>
                                        <w:left w:val="none" w:sz="0" w:space="0" w:color="auto"/>
                                        <w:bottom w:val="none" w:sz="0" w:space="0" w:color="auto"/>
                                        <w:right w:val="none" w:sz="0" w:space="0" w:color="auto"/>
                                      </w:divBdr>
                                      <w:divsChild>
                                        <w:div w:id="230166659">
                                          <w:marLeft w:val="0"/>
                                          <w:marRight w:val="0"/>
                                          <w:marTop w:val="0"/>
                                          <w:marBottom w:val="0"/>
                                          <w:divBdr>
                                            <w:top w:val="none" w:sz="0" w:space="0" w:color="auto"/>
                                            <w:left w:val="none" w:sz="0" w:space="0" w:color="auto"/>
                                            <w:bottom w:val="none" w:sz="0" w:space="0" w:color="auto"/>
                                            <w:right w:val="none" w:sz="0" w:space="0" w:color="auto"/>
                                          </w:divBdr>
                                          <w:divsChild>
                                            <w:div w:id="50228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4860437">
      <w:bodyDiv w:val="1"/>
      <w:marLeft w:val="0"/>
      <w:marRight w:val="0"/>
      <w:marTop w:val="0"/>
      <w:marBottom w:val="0"/>
      <w:divBdr>
        <w:top w:val="none" w:sz="0" w:space="0" w:color="auto"/>
        <w:left w:val="none" w:sz="0" w:space="0" w:color="auto"/>
        <w:bottom w:val="none" w:sz="0" w:space="0" w:color="auto"/>
        <w:right w:val="none" w:sz="0" w:space="0" w:color="auto"/>
      </w:divBdr>
      <w:divsChild>
        <w:div w:id="505443576">
          <w:marLeft w:val="0"/>
          <w:marRight w:val="0"/>
          <w:marTop w:val="0"/>
          <w:marBottom w:val="0"/>
          <w:divBdr>
            <w:top w:val="none" w:sz="0" w:space="0" w:color="auto"/>
            <w:left w:val="none" w:sz="0" w:space="0" w:color="auto"/>
            <w:bottom w:val="none" w:sz="0" w:space="0" w:color="auto"/>
            <w:right w:val="none" w:sz="0" w:space="0" w:color="auto"/>
          </w:divBdr>
          <w:divsChild>
            <w:div w:id="956566686">
              <w:marLeft w:val="0"/>
              <w:marRight w:val="0"/>
              <w:marTop w:val="0"/>
              <w:marBottom w:val="0"/>
              <w:divBdr>
                <w:top w:val="none" w:sz="0" w:space="0" w:color="auto"/>
                <w:left w:val="none" w:sz="0" w:space="0" w:color="auto"/>
                <w:bottom w:val="none" w:sz="0" w:space="0" w:color="auto"/>
                <w:right w:val="none" w:sz="0" w:space="0" w:color="auto"/>
              </w:divBdr>
              <w:divsChild>
                <w:div w:id="1639145757">
                  <w:marLeft w:val="0"/>
                  <w:marRight w:val="0"/>
                  <w:marTop w:val="0"/>
                  <w:marBottom w:val="0"/>
                  <w:divBdr>
                    <w:top w:val="none" w:sz="0" w:space="0" w:color="auto"/>
                    <w:left w:val="none" w:sz="0" w:space="0" w:color="auto"/>
                    <w:bottom w:val="none" w:sz="0" w:space="0" w:color="auto"/>
                    <w:right w:val="none" w:sz="0" w:space="0" w:color="auto"/>
                  </w:divBdr>
                  <w:divsChild>
                    <w:div w:id="321543277">
                      <w:marLeft w:val="0"/>
                      <w:marRight w:val="0"/>
                      <w:marTop w:val="0"/>
                      <w:marBottom w:val="0"/>
                      <w:divBdr>
                        <w:top w:val="none" w:sz="0" w:space="0" w:color="auto"/>
                        <w:left w:val="none" w:sz="0" w:space="0" w:color="auto"/>
                        <w:bottom w:val="none" w:sz="0" w:space="0" w:color="auto"/>
                        <w:right w:val="none" w:sz="0" w:space="0" w:color="auto"/>
                      </w:divBdr>
                      <w:divsChild>
                        <w:div w:id="2033069186">
                          <w:marLeft w:val="0"/>
                          <w:marRight w:val="0"/>
                          <w:marTop w:val="0"/>
                          <w:marBottom w:val="0"/>
                          <w:divBdr>
                            <w:top w:val="none" w:sz="0" w:space="0" w:color="auto"/>
                            <w:left w:val="none" w:sz="0" w:space="0" w:color="auto"/>
                            <w:bottom w:val="none" w:sz="0" w:space="0" w:color="auto"/>
                            <w:right w:val="none" w:sz="0" w:space="0" w:color="auto"/>
                          </w:divBdr>
                          <w:divsChild>
                            <w:div w:id="1787694538">
                              <w:marLeft w:val="0"/>
                              <w:marRight w:val="0"/>
                              <w:marTop w:val="0"/>
                              <w:marBottom w:val="0"/>
                              <w:divBdr>
                                <w:top w:val="single" w:sz="6" w:space="4" w:color="auto"/>
                                <w:left w:val="single" w:sz="6" w:space="4" w:color="auto"/>
                                <w:bottom w:val="single" w:sz="6" w:space="4" w:color="auto"/>
                                <w:right w:val="single" w:sz="6" w:space="4" w:color="auto"/>
                              </w:divBdr>
                              <w:divsChild>
                                <w:div w:id="1153061169">
                                  <w:marLeft w:val="0"/>
                                  <w:marRight w:val="0"/>
                                  <w:marTop w:val="0"/>
                                  <w:marBottom w:val="0"/>
                                  <w:divBdr>
                                    <w:top w:val="none" w:sz="0" w:space="0" w:color="auto"/>
                                    <w:left w:val="none" w:sz="0" w:space="0" w:color="auto"/>
                                    <w:bottom w:val="none" w:sz="0" w:space="0" w:color="auto"/>
                                    <w:right w:val="none" w:sz="0" w:space="0" w:color="auto"/>
                                  </w:divBdr>
                                  <w:divsChild>
                                    <w:div w:id="800608874">
                                      <w:marLeft w:val="0"/>
                                      <w:marRight w:val="0"/>
                                      <w:marTop w:val="0"/>
                                      <w:marBottom w:val="0"/>
                                      <w:divBdr>
                                        <w:top w:val="none" w:sz="0" w:space="0" w:color="auto"/>
                                        <w:left w:val="none" w:sz="0" w:space="0" w:color="auto"/>
                                        <w:bottom w:val="none" w:sz="0" w:space="0" w:color="auto"/>
                                        <w:right w:val="none" w:sz="0" w:space="0" w:color="auto"/>
                                      </w:divBdr>
                                      <w:divsChild>
                                        <w:div w:id="1391266544">
                                          <w:marLeft w:val="0"/>
                                          <w:marRight w:val="0"/>
                                          <w:marTop w:val="0"/>
                                          <w:marBottom w:val="0"/>
                                          <w:divBdr>
                                            <w:top w:val="none" w:sz="0" w:space="0" w:color="auto"/>
                                            <w:left w:val="none" w:sz="0" w:space="0" w:color="auto"/>
                                            <w:bottom w:val="none" w:sz="0" w:space="0" w:color="auto"/>
                                            <w:right w:val="none" w:sz="0" w:space="0" w:color="auto"/>
                                          </w:divBdr>
                                          <w:divsChild>
                                            <w:div w:id="124318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8680981">
      <w:bodyDiv w:val="1"/>
      <w:marLeft w:val="0"/>
      <w:marRight w:val="0"/>
      <w:marTop w:val="0"/>
      <w:marBottom w:val="0"/>
      <w:divBdr>
        <w:top w:val="none" w:sz="0" w:space="0" w:color="auto"/>
        <w:left w:val="none" w:sz="0" w:space="0" w:color="auto"/>
        <w:bottom w:val="none" w:sz="0" w:space="0" w:color="auto"/>
        <w:right w:val="none" w:sz="0" w:space="0" w:color="auto"/>
      </w:divBdr>
      <w:divsChild>
        <w:div w:id="449394758">
          <w:marLeft w:val="0"/>
          <w:marRight w:val="0"/>
          <w:marTop w:val="0"/>
          <w:marBottom w:val="0"/>
          <w:divBdr>
            <w:top w:val="none" w:sz="0" w:space="0" w:color="auto"/>
            <w:left w:val="none" w:sz="0" w:space="0" w:color="auto"/>
            <w:bottom w:val="none" w:sz="0" w:space="0" w:color="auto"/>
            <w:right w:val="none" w:sz="0" w:space="0" w:color="auto"/>
          </w:divBdr>
          <w:divsChild>
            <w:div w:id="1827934106">
              <w:marLeft w:val="0"/>
              <w:marRight w:val="0"/>
              <w:marTop w:val="0"/>
              <w:marBottom w:val="0"/>
              <w:divBdr>
                <w:top w:val="none" w:sz="0" w:space="0" w:color="auto"/>
                <w:left w:val="none" w:sz="0" w:space="0" w:color="auto"/>
                <w:bottom w:val="none" w:sz="0" w:space="0" w:color="auto"/>
                <w:right w:val="none" w:sz="0" w:space="0" w:color="auto"/>
              </w:divBdr>
              <w:divsChild>
                <w:div w:id="1811291257">
                  <w:marLeft w:val="0"/>
                  <w:marRight w:val="0"/>
                  <w:marTop w:val="0"/>
                  <w:marBottom w:val="0"/>
                  <w:divBdr>
                    <w:top w:val="none" w:sz="0" w:space="0" w:color="auto"/>
                    <w:left w:val="none" w:sz="0" w:space="0" w:color="auto"/>
                    <w:bottom w:val="none" w:sz="0" w:space="0" w:color="auto"/>
                    <w:right w:val="none" w:sz="0" w:space="0" w:color="auto"/>
                  </w:divBdr>
                  <w:divsChild>
                    <w:div w:id="1404181482">
                      <w:marLeft w:val="0"/>
                      <w:marRight w:val="0"/>
                      <w:marTop w:val="0"/>
                      <w:marBottom w:val="0"/>
                      <w:divBdr>
                        <w:top w:val="none" w:sz="0" w:space="0" w:color="auto"/>
                        <w:left w:val="none" w:sz="0" w:space="0" w:color="auto"/>
                        <w:bottom w:val="none" w:sz="0" w:space="0" w:color="auto"/>
                        <w:right w:val="none" w:sz="0" w:space="0" w:color="auto"/>
                      </w:divBdr>
                      <w:divsChild>
                        <w:div w:id="2138991455">
                          <w:marLeft w:val="0"/>
                          <w:marRight w:val="0"/>
                          <w:marTop w:val="0"/>
                          <w:marBottom w:val="0"/>
                          <w:divBdr>
                            <w:top w:val="none" w:sz="0" w:space="0" w:color="auto"/>
                            <w:left w:val="none" w:sz="0" w:space="0" w:color="auto"/>
                            <w:bottom w:val="none" w:sz="0" w:space="0" w:color="auto"/>
                            <w:right w:val="none" w:sz="0" w:space="0" w:color="auto"/>
                          </w:divBdr>
                          <w:divsChild>
                            <w:div w:id="1948266743">
                              <w:marLeft w:val="0"/>
                              <w:marRight w:val="0"/>
                              <w:marTop w:val="0"/>
                              <w:marBottom w:val="0"/>
                              <w:divBdr>
                                <w:top w:val="single" w:sz="6" w:space="4" w:color="auto"/>
                                <w:left w:val="single" w:sz="6" w:space="4" w:color="auto"/>
                                <w:bottom w:val="single" w:sz="6" w:space="4" w:color="auto"/>
                                <w:right w:val="single" w:sz="6" w:space="4" w:color="auto"/>
                              </w:divBdr>
                              <w:divsChild>
                                <w:div w:id="1867794263">
                                  <w:marLeft w:val="0"/>
                                  <w:marRight w:val="0"/>
                                  <w:marTop w:val="0"/>
                                  <w:marBottom w:val="0"/>
                                  <w:divBdr>
                                    <w:top w:val="none" w:sz="0" w:space="0" w:color="auto"/>
                                    <w:left w:val="none" w:sz="0" w:space="0" w:color="auto"/>
                                    <w:bottom w:val="none" w:sz="0" w:space="0" w:color="auto"/>
                                    <w:right w:val="none" w:sz="0" w:space="0" w:color="auto"/>
                                  </w:divBdr>
                                  <w:divsChild>
                                    <w:div w:id="813646899">
                                      <w:marLeft w:val="0"/>
                                      <w:marRight w:val="0"/>
                                      <w:marTop w:val="0"/>
                                      <w:marBottom w:val="0"/>
                                      <w:divBdr>
                                        <w:top w:val="none" w:sz="0" w:space="0" w:color="auto"/>
                                        <w:left w:val="none" w:sz="0" w:space="0" w:color="auto"/>
                                        <w:bottom w:val="none" w:sz="0" w:space="0" w:color="auto"/>
                                        <w:right w:val="none" w:sz="0" w:space="0" w:color="auto"/>
                                      </w:divBdr>
                                      <w:divsChild>
                                        <w:div w:id="499004037">
                                          <w:marLeft w:val="0"/>
                                          <w:marRight w:val="0"/>
                                          <w:marTop w:val="0"/>
                                          <w:marBottom w:val="0"/>
                                          <w:divBdr>
                                            <w:top w:val="none" w:sz="0" w:space="0" w:color="auto"/>
                                            <w:left w:val="none" w:sz="0" w:space="0" w:color="auto"/>
                                            <w:bottom w:val="none" w:sz="0" w:space="0" w:color="auto"/>
                                            <w:right w:val="none" w:sz="0" w:space="0" w:color="auto"/>
                                          </w:divBdr>
                                          <w:divsChild>
                                            <w:div w:id="127378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0034413">
      <w:bodyDiv w:val="1"/>
      <w:marLeft w:val="0"/>
      <w:marRight w:val="0"/>
      <w:marTop w:val="0"/>
      <w:marBottom w:val="0"/>
      <w:divBdr>
        <w:top w:val="none" w:sz="0" w:space="0" w:color="auto"/>
        <w:left w:val="none" w:sz="0" w:space="0" w:color="auto"/>
        <w:bottom w:val="none" w:sz="0" w:space="0" w:color="auto"/>
        <w:right w:val="none" w:sz="0" w:space="0" w:color="auto"/>
      </w:divBdr>
      <w:divsChild>
        <w:div w:id="850030349">
          <w:marLeft w:val="0"/>
          <w:marRight w:val="0"/>
          <w:marTop w:val="0"/>
          <w:marBottom w:val="0"/>
          <w:divBdr>
            <w:top w:val="none" w:sz="0" w:space="0" w:color="auto"/>
            <w:left w:val="none" w:sz="0" w:space="0" w:color="auto"/>
            <w:bottom w:val="none" w:sz="0" w:space="0" w:color="auto"/>
            <w:right w:val="none" w:sz="0" w:space="0" w:color="auto"/>
          </w:divBdr>
          <w:divsChild>
            <w:div w:id="734351891">
              <w:marLeft w:val="0"/>
              <w:marRight w:val="0"/>
              <w:marTop w:val="0"/>
              <w:marBottom w:val="0"/>
              <w:divBdr>
                <w:top w:val="none" w:sz="0" w:space="0" w:color="auto"/>
                <w:left w:val="none" w:sz="0" w:space="0" w:color="auto"/>
                <w:bottom w:val="none" w:sz="0" w:space="0" w:color="auto"/>
                <w:right w:val="none" w:sz="0" w:space="0" w:color="auto"/>
              </w:divBdr>
              <w:divsChild>
                <w:div w:id="1298530849">
                  <w:marLeft w:val="0"/>
                  <w:marRight w:val="0"/>
                  <w:marTop w:val="0"/>
                  <w:marBottom w:val="0"/>
                  <w:divBdr>
                    <w:top w:val="none" w:sz="0" w:space="0" w:color="auto"/>
                    <w:left w:val="none" w:sz="0" w:space="0" w:color="auto"/>
                    <w:bottom w:val="none" w:sz="0" w:space="0" w:color="auto"/>
                    <w:right w:val="none" w:sz="0" w:space="0" w:color="auto"/>
                  </w:divBdr>
                  <w:divsChild>
                    <w:div w:id="1319722309">
                      <w:marLeft w:val="0"/>
                      <w:marRight w:val="0"/>
                      <w:marTop w:val="0"/>
                      <w:marBottom w:val="0"/>
                      <w:divBdr>
                        <w:top w:val="none" w:sz="0" w:space="0" w:color="auto"/>
                        <w:left w:val="none" w:sz="0" w:space="0" w:color="auto"/>
                        <w:bottom w:val="none" w:sz="0" w:space="0" w:color="auto"/>
                        <w:right w:val="none" w:sz="0" w:space="0" w:color="auto"/>
                      </w:divBdr>
                      <w:divsChild>
                        <w:div w:id="399788216">
                          <w:marLeft w:val="0"/>
                          <w:marRight w:val="0"/>
                          <w:marTop w:val="0"/>
                          <w:marBottom w:val="0"/>
                          <w:divBdr>
                            <w:top w:val="none" w:sz="0" w:space="0" w:color="auto"/>
                            <w:left w:val="none" w:sz="0" w:space="0" w:color="auto"/>
                            <w:bottom w:val="none" w:sz="0" w:space="0" w:color="auto"/>
                            <w:right w:val="none" w:sz="0" w:space="0" w:color="auto"/>
                          </w:divBdr>
                          <w:divsChild>
                            <w:div w:id="386998518">
                              <w:marLeft w:val="0"/>
                              <w:marRight w:val="0"/>
                              <w:marTop w:val="0"/>
                              <w:marBottom w:val="0"/>
                              <w:divBdr>
                                <w:top w:val="single" w:sz="6" w:space="4" w:color="auto"/>
                                <w:left w:val="single" w:sz="6" w:space="4" w:color="auto"/>
                                <w:bottom w:val="single" w:sz="6" w:space="4" w:color="auto"/>
                                <w:right w:val="single" w:sz="6" w:space="4" w:color="auto"/>
                              </w:divBdr>
                              <w:divsChild>
                                <w:div w:id="19595955">
                                  <w:marLeft w:val="0"/>
                                  <w:marRight w:val="0"/>
                                  <w:marTop w:val="0"/>
                                  <w:marBottom w:val="0"/>
                                  <w:divBdr>
                                    <w:top w:val="none" w:sz="0" w:space="0" w:color="auto"/>
                                    <w:left w:val="none" w:sz="0" w:space="0" w:color="auto"/>
                                    <w:bottom w:val="none" w:sz="0" w:space="0" w:color="auto"/>
                                    <w:right w:val="none" w:sz="0" w:space="0" w:color="auto"/>
                                  </w:divBdr>
                                  <w:divsChild>
                                    <w:div w:id="1576083358">
                                      <w:marLeft w:val="0"/>
                                      <w:marRight w:val="0"/>
                                      <w:marTop w:val="0"/>
                                      <w:marBottom w:val="0"/>
                                      <w:divBdr>
                                        <w:top w:val="none" w:sz="0" w:space="0" w:color="auto"/>
                                        <w:left w:val="none" w:sz="0" w:space="0" w:color="auto"/>
                                        <w:bottom w:val="none" w:sz="0" w:space="0" w:color="auto"/>
                                        <w:right w:val="none" w:sz="0" w:space="0" w:color="auto"/>
                                      </w:divBdr>
                                      <w:divsChild>
                                        <w:div w:id="1954747579">
                                          <w:marLeft w:val="0"/>
                                          <w:marRight w:val="0"/>
                                          <w:marTop w:val="0"/>
                                          <w:marBottom w:val="0"/>
                                          <w:divBdr>
                                            <w:top w:val="none" w:sz="0" w:space="0" w:color="auto"/>
                                            <w:left w:val="none" w:sz="0" w:space="0" w:color="auto"/>
                                            <w:bottom w:val="none" w:sz="0" w:space="0" w:color="auto"/>
                                            <w:right w:val="none" w:sz="0" w:space="0" w:color="auto"/>
                                          </w:divBdr>
                                          <w:divsChild>
                                            <w:div w:id="123701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1808428">
      <w:bodyDiv w:val="1"/>
      <w:marLeft w:val="0"/>
      <w:marRight w:val="0"/>
      <w:marTop w:val="0"/>
      <w:marBottom w:val="0"/>
      <w:divBdr>
        <w:top w:val="none" w:sz="0" w:space="0" w:color="auto"/>
        <w:left w:val="none" w:sz="0" w:space="0" w:color="auto"/>
        <w:bottom w:val="none" w:sz="0" w:space="0" w:color="auto"/>
        <w:right w:val="none" w:sz="0" w:space="0" w:color="auto"/>
      </w:divBdr>
    </w:div>
    <w:div w:id="209866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chart" Target="charts/chart1.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chart" Target="charts/chart4.xml"/><Relationship Id="rId34" Type="http://schemas.openxmlformats.org/officeDocument/2006/relationships/image" Target="media/image14.png"/><Relationship Id="rId42" Type="http://schemas.openxmlformats.org/officeDocument/2006/relationships/package" Target="embeddings/Microsoft_Excel_Worksheet.xlsx"/><Relationship Id="rId47" Type="http://schemas.openxmlformats.org/officeDocument/2006/relationships/chart" Target="charts/chart9.xml"/><Relationship Id="rId50" Type="http://schemas.openxmlformats.org/officeDocument/2006/relationships/header" Target="head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emf"/><Relationship Id="rId25" Type="http://schemas.openxmlformats.org/officeDocument/2006/relationships/chart" Target="charts/chart8.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package" Target="embeddings/Microsoft_Excel_Worksheet2.xlsx"/><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chart" Target="charts/chart3.xml"/><Relationship Id="rId29" Type="http://schemas.openxmlformats.org/officeDocument/2006/relationships/image" Target="media/image9.png"/><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chart" Target="charts/chart7.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ericsson.sharepoint.com/:u:/r/sites/EEA_Data_Science/Shared%20Documents/Misc/DataCleanTutorialNotebook.html?csf=1&amp;e=nd64oe" TargetMode="External"/><Relationship Id="rId45" Type="http://schemas.openxmlformats.org/officeDocument/2006/relationships/image" Target="media/image22.emf"/><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chart" Target="charts/chart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chart" Target="charts/chart2.xml"/><Relationship Id="rId31" Type="http://schemas.openxmlformats.org/officeDocument/2006/relationships/image" Target="media/image11.png"/><Relationship Id="rId44" Type="http://schemas.openxmlformats.org/officeDocument/2006/relationships/package" Target="embeddings/Microsoft_Excel_Worksheet1.xlsx"/><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chart" Target="charts/chart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emf"/><Relationship Id="rId48" Type="http://schemas.openxmlformats.org/officeDocument/2006/relationships/chart" Target="charts/chart10.xml"/><Relationship Id="rId8" Type="http://schemas.openxmlformats.org/officeDocument/2006/relationships/webSettings" Target="webSetting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C:\Mywork\MXE\Rolling_window\Moving_Average_Analysi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zchave\Desktop\projects\Work\percnt_score700.xlsx" TargetMode="External"/><Relationship Id="rId2" Type="http://schemas.microsoft.com/office/2011/relationships/chartColorStyle" Target="colors9.xml"/><Relationship Id="rId1" Type="http://schemas.microsoft.com/office/2011/relationships/chartStyle" Target="style9.xml"/></Relationships>
</file>

<file path=word/charts/_rels/chart2.xml.rels><?xml version="1.0" encoding="UTF-8" standalone="yes"?>
<Relationships xmlns="http://schemas.openxmlformats.org/package/2006/relationships"><Relationship Id="rId3" Type="http://schemas.openxmlformats.org/officeDocument/2006/relationships/oleObject" Target="file:///C:\Mywork\MXE\Rolling_window\Moving_Average_Analy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Mywork\MXE\Rolling_window\Moving_Average_Analysi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Mywork\MXE\Rolling_window\Moving_Average_Analysis.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Mywork\MXE\Rolling_window\Moving_Average_Analysis.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Mywork\MXE\Rolling_window\Moving_Average_Analysis.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Mywork\MXE\Rolling_window\Moving_Average_Analysis.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ezchave\Desktop\projects\Work\percnt_score1900_1.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zchave\Desktop\projects\Work\percnt_score2100.csv"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Access failure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band_2100_Aug!$D$2</c:f>
              <c:strCache>
                <c:ptCount val="1"/>
                <c:pt idx="0">
                  <c:v>std</c:v>
                </c:pt>
              </c:strCache>
            </c:strRef>
          </c:tx>
          <c:spPr>
            <a:ln w="28575" cap="rnd">
              <a:solidFill>
                <a:schemeClr val="accent2"/>
              </a:solidFill>
              <a:round/>
            </a:ln>
            <a:effectLst/>
          </c:spPr>
          <c:marker>
            <c:symbol val="none"/>
          </c:marker>
          <c:val>
            <c:numRef>
              <c:f>band_2100_Aug!$D$3:$D$17</c:f>
              <c:numCache>
                <c:formatCode>0.00</c:formatCode>
                <c:ptCount val="15"/>
                <c:pt idx="0">
                  <c:v>6984.7234672518298</c:v>
                </c:pt>
                <c:pt idx="1">
                  <c:v>5837.9661705368999</c:v>
                </c:pt>
                <c:pt idx="2">
                  <c:v>4912.95242197065</c:v>
                </c:pt>
                <c:pt idx="3">
                  <c:v>4022.2765410073298</c:v>
                </c:pt>
                <c:pt idx="4">
                  <c:v>3227.7851819206899</c:v>
                </c:pt>
                <c:pt idx="5">
                  <c:v>2490.2023480837202</c:v>
                </c:pt>
                <c:pt idx="6">
                  <c:v>1954.7625585753699</c:v>
                </c:pt>
                <c:pt idx="7">
                  <c:v>1674.2964960823001</c:v>
                </c:pt>
                <c:pt idx="8">
                  <c:v>1672.46690938048</c:v>
                </c:pt>
                <c:pt idx="9">
                  <c:v>1767.5813313763799</c:v>
                </c:pt>
                <c:pt idx="10">
                  <c:v>1796.05026572888</c:v>
                </c:pt>
                <c:pt idx="11">
                  <c:v>1698.1262326327201</c:v>
                </c:pt>
                <c:pt idx="12">
                  <c:v>1547.15166004452</c:v>
                </c:pt>
                <c:pt idx="13">
                  <c:v>1268.13703587192</c:v>
                </c:pt>
                <c:pt idx="14">
                  <c:v>855.12032003223101</c:v>
                </c:pt>
              </c:numCache>
            </c:numRef>
          </c:val>
          <c:smooth val="0"/>
          <c:extLst>
            <c:ext xmlns:c16="http://schemas.microsoft.com/office/drawing/2014/chart" uri="{C3380CC4-5D6E-409C-BE32-E72D297353CC}">
              <c16:uniqueId val="{00000000-4C96-4CD3-AC28-FC2E83EC6AD6}"/>
            </c:ext>
          </c:extLst>
        </c:ser>
        <c:dLbls>
          <c:showLegendKey val="0"/>
          <c:showVal val="0"/>
          <c:showCatName val="0"/>
          <c:showSerName val="0"/>
          <c:showPercent val="0"/>
          <c:showBubbleSize val="0"/>
        </c:dLbls>
        <c:smooth val="0"/>
        <c:axId val="318092096"/>
        <c:axId val="318092424"/>
      </c:lineChart>
      <c:catAx>
        <c:axId val="31809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092424"/>
        <c:crosses val="autoZero"/>
        <c:auto val="1"/>
        <c:lblAlgn val="ctr"/>
        <c:lblOffset val="100"/>
        <c:noMultiLvlLbl val="0"/>
      </c:catAx>
      <c:valAx>
        <c:axId val="3180924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092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percnt_score700!$B$1</c:f>
              <c:strCache>
                <c:ptCount val="1"/>
                <c:pt idx="0">
                  <c:v>percentile</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percnt_score700!$C$2:$C$39</c:f>
              <c:numCache>
                <c:formatCode>0.00</c:formatCode>
                <c:ptCount val="38"/>
                <c:pt idx="0">
                  <c:v>-1.1341668901563899</c:v>
                </c:pt>
                <c:pt idx="1">
                  <c:v>-1.0459474412124801</c:v>
                </c:pt>
                <c:pt idx="2">
                  <c:v>-1.0086117571538</c:v>
                </c:pt>
                <c:pt idx="3">
                  <c:v>-0.98631550556176795</c:v>
                </c:pt>
                <c:pt idx="4">
                  <c:v>-0.96558573634585898</c:v>
                </c:pt>
                <c:pt idx="5">
                  <c:v>-0.94881936009947299</c:v>
                </c:pt>
                <c:pt idx="6">
                  <c:v>-0.93521868067917502</c:v>
                </c:pt>
                <c:pt idx="7">
                  <c:v>-0.92328769162033597</c:v>
                </c:pt>
                <c:pt idx="8">
                  <c:v>-0.91100694908864199</c:v>
                </c:pt>
                <c:pt idx="9">
                  <c:v>-0.90079279780666999</c:v>
                </c:pt>
                <c:pt idx="10">
                  <c:v>-0.89630294469241201</c:v>
                </c:pt>
                <c:pt idx="11">
                  <c:v>-0.82870706820768902</c:v>
                </c:pt>
                <c:pt idx="12">
                  <c:v>-0.78574148806775101</c:v>
                </c:pt>
                <c:pt idx="13">
                  <c:v>-0.75218606851947301</c:v>
                </c:pt>
                <c:pt idx="14">
                  <c:v>-0.723130279097147</c:v>
                </c:pt>
                <c:pt idx="15">
                  <c:v>-0.62112949302449105</c:v>
                </c:pt>
                <c:pt idx="16">
                  <c:v>-0.54686221566304605</c:v>
                </c:pt>
                <c:pt idx="17">
                  <c:v>-0.48556183948612902</c:v>
                </c:pt>
                <c:pt idx="18">
                  <c:v>-0.43064214860202299</c:v>
                </c:pt>
                <c:pt idx="19">
                  <c:v>-0.378992006432331</c:v>
                </c:pt>
                <c:pt idx="20">
                  <c:v>-0.32797178777880298</c:v>
                </c:pt>
                <c:pt idx="21">
                  <c:v>-0.27693836366444302</c:v>
                </c:pt>
                <c:pt idx="22">
                  <c:v>-0.22525297177770101</c:v>
                </c:pt>
                <c:pt idx="23">
                  <c:v>-0.171327964322955</c:v>
                </c:pt>
                <c:pt idx="24">
                  <c:v>-0.112644681981749</c:v>
                </c:pt>
                <c:pt idx="25">
                  <c:v>-4.8215573883153597E-2</c:v>
                </c:pt>
                <c:pt idx="26">
                  <c:v>2.3614054565977E-2</c:v>
                </c:pt>
                <c:pt idx="27">
                  <c:v>0.10587678802570499</c:v>
                </c:pt>
                <c:pt idx="28">
                  <c:v>0.204463281205047</c:v>
                </c:pt>
                <c:pt idx="29">
                  <c:v>0.32577843001075901</c:v>
                </c:pt>
                <c:pt idx="30">
                  <c:v>0.49038404080931097</c:v>
                </c:pt>
                <c:pt idx="31">
                  <c:v>0.73930267628916102</c:v>
                </c:pt>
                <c:pt idx="32">
                  <c:v>1.2470805947380399</c:v>
                </c:pt>
                <c:pt idx="33">
                  <c:v>1.44986667827973</c:v>
                </c:pt>
                <c:pt idx="34">
                  <c:v>1.7541673425394799</c:v>
                </c:pt>
                <c:pt idx="35">
                  <c:v>2.1812961723833202</c:v>
                </c:pt>
                <c:pt idx="36">
                  <c:v>2.94547503659187</c:v>
                </c:pt>
                <c:pt idx="37">
                  <c:v>19.537400582904699</c:v>
                </c:pt>
              </c:numCache>
            </c:numRef>
          </c:cat>
          <c:val>
            <c:numRef>
              <c:f>percnt_score700!$B$2:$B$39</c:f>
              <c:numCache>
                <c:formatCode>General</c:formatCode>
                <c:ptCount val="38"/>
                <c:pt idx="0">
                  <c:v>100</c:v>
                </c:pt>
                <c:pt idx="1">
                  <c:v>99.9</c:v>
                </c:pt>
                <c:pt idx="2">
                  <c:v>99.8</c:v>
                </c:pt>
                <c:pt idx="3">
                  <c:v>99.7</c:v>
                </c:pt>
                <c:pt idx="4">
                  <c:v>99.6</c:v>
                </c:pt>
                <c:pt idx="5">
                  <c:v>99.5</c:v>
                </c:pt>
                <c:pt idx="6">
                  <c:v>99.4</c:v>
                </c:pt>
                <c:pt idx="7">
                  <c:v>99.3</c:v>
                </c:pt>
                <c:pt idx="8">
                  <c:v>99.2</c:v>
                </c:pt>
                <c:pt idx="9">
                  <c:v>99.1</c:v>
                </c:pt>
                <c:pt idx="10">
                  <c:v>99</c:v>
                </c:pt>
                <c:pt idx="11">
                  <c:v>98</c:v>
                </c:pt>
                <c:pt idx="12">
                  <c:v>97</c:v>
                </c:pt>
                <c:pt idx="13">
                  <c:v>96</c:v>
                </c:pt>
                <c:pt idx="14">
                  <c:v>95</c:v>
                </c:pt>
                <c:pt idx="15">
                  <c:v>90</c:v>
                </c:pt>
                <c:pt idx="16">
                  <c:v>85</c:v>
                </c:pt>
                <c:pt idx="17">
                  <c:v>80</c:v>
                </c:pt>
                <c:pt idx="18">
                  <c:v>75</c:v>
                </c:pt>
                <c:pt idx="19">
                  <c:v>70</c:v>
                </c:pt>
                <c:pt idx="20">
                  <c:v>65</c:v>
                </c:pt>
                <c:pt idx="21">
                  <c:v>60</c:v>
                </c:pt>
                <c:pt idx="22">
                  <c:v>55</c:v>
                </c:pt>
                <c:pt idx="23">
                  <c:v>50</c:v>
                </c:pt>
                <c:pt idx="24">
                  <c:v>45</c:v>
                </c:pt>
                <c:pt idx="25">
                  <c:v>40</c:v>
                </c:pt>
                <c:pt idx="26">
                  <c:v>35</c:v>
                </c:pt>
                <c:pt idx="27">
                  <c:v>30</c:v>
                </c:pt>
                <c:pt idx="28">
                  <c:v>25</c:v>
                </c:pt>
                <c:pt idx="29">
                  <c:v>20</c:v>
                </c:pt>
                <c:pt idx="30">
                  <c:v>15</c:v>
                </c:pt>
                <c:pt idx="31">
                  <c:v>10</c:v>
                </c:pt>
                <c:pt idx="32">
                  <c:v>5</c:v>
                </c:pt>
                <c:pt idx="33">
                  <c:v>4</c:v>
                </c:pt>
                <c:pt idx="34">
                  <c:v>3</c:v>
                </c:pt>
                <c:pt idx="35">
                  <c:v>2</c:v>
                </c:pt>
                <c:pt idx="36">
                  <c:v>1</c:v>
                </c:pt>
                <c:pt idx="37">
                  <c:v>0</c:v>
                </c:pt>
              </c:numCache>
            </c:numRef>
          </c:val>
          <c:smooth val="0"/>
          <c:extLst>
            <c:ext xmlns:c16="http://schemas.microsoft.com/office/drawing/2014/chart" uri="{C3380CC4-5D6E-409C-BE32-E72D297353CC}">
              <c16:uniqueId val="{00000000-BFCC-4503-9E57-74B12B962161}"/>
            </c:ext>
          </c:extLst>
        </c:ser>
        <c:dLbls>
          <c:showLegendKey val="0"/>
          <c:showVal val="0"/>
          <c:showCatName val="0"/>
          <c:showSerName val="0"/>
          <c:showPercent val="0"/>
          <c:showBubbleSize val="0"/>
        </c:dLbls>
        <c:smooth val="0"/>
        <c:axId val="456051504"/>
        <c:axId val="456051832"/>
      </c:lineChart>
      <c:catAx>
        <c:axId val="456051504"/>
        <c:scaling>
          <c:orientation val="minMax"/>
        </c:scaling>
        <c:delete val="0"/>
        <c:axPos val="b"/>
        <c:numFmt formatCode="0.00"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56051832"/>
        <c:crosses val="autoZero"/>
        <c:auto val="1"/>
        <c:lblAlgn val="ctr"/>
        <c:lblOffset val="100"/>
        <c:noMultiLvlLbl val="0"/>
      </c:catAx>
      <c:valAx>
        <c:axId val="456051832"/>
        <c:scaling>
          <c:orientation val="minMax"/>
          <c:max val="100"/>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56051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Garbling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spPr>
            <a:ln w="28575" cap="rnd">
              <a:solidFill>
                <a:schemeClr val="accent2"/>
              </a:solidFill>
              <a:round/>
            </a:ln>
            <a:effectLst/>
          </c:spPr>
          <c:marker>
            <c:symbol val="none"/>
          </c:marker>
          <c:val>
            <c:numRef>
              <c:f>band_2100_Aug!$D$19:$D$33</c:f>
              <c:numCache>
                <c:formatCode>0.00</c:formatCode>
                <c:ptCount val="15"/>
                <c:pt idx="0">
                  <c:v>165031.65469739799</c:v>
                </c:pt>
                <c:pt idx="1">
                  <c:v>138298.21890504999</c:v>
                </c:pt>
                <c:pt idx="2">
                  <c:v>116340.91046219401</c:v>
                </c:pt>
                <c:pt idx="3">
                  <c:v>93844.207902934693</c:v>
                </c:pt>
                <c:pt idx="4">
                  <c:v>72397.986815808501</c:v>
                </c:pt>
                <c:pt idx="5">
                  <c:v>53970.764818007498</c:v>
                </c:pt>
                <c:pt idx="6">
                  <c:v>37559.668726604097</c:v>
                </c:pt>
                <c:pt idx="7">
                  <c:v>28789.622813748301</c:v>
                </c:pt>
                <c:pt idx="8">
                  <c:v>31512.3643574993</c:v>
                </c:pt>
                <c:pt idx="9">
                  <c:v>34790.078286725198</c:v>
                </c:pt>
                <c:pt idx="10">
                  <c:v>33979.939878575897</c:v>
                </c:pt>
                <c:pt idx="11">
                  <c:v>29471.902157235101</c:v>
                </c:pt>
                <c:pt idx="12">
                  <c:v>23926.1769698975</c:v>
                </c:pt>
                <c:pt idx="13">
                  <c:v>17521.5403937507</c:v>
                </c:pt>
                <c:pt idx="14">
                  <c:v>10564.8328954302</c:v>
                </c:pt>
              </c:numCache>
            </c:numRef>
          </c:val>
          <c:smooth val="0"/>
          <c:extLst>
            <c:ext xmlns:c16="http://schemas.microsoft.com/office/drawing/2014/chart" uri="{C3380CC4-5D6E-409C-BE32-E72D297353CC}">
              <c16:uniqueId val="{00000000-9FDE-429E-B4C4-A58CFC7E4C4B}"/>
            </c:ext>
          </c:extLst>
        </c:ser>
        <c:dLbls>
          <c:showLegendKey val="0"/>
          <c:showVal val="0"/>
          <c:showCatName val="0"/>
          <c:showSerName val="0"/>
          <c:showPercent val="0"/>
          <c:showBubbleSize val="0"/>
        </c:dLbls>
        <c:smooth val="0"/>
        <c:axId val="435321944"/>
        <c:axId val="435322272"/>
      </c:lineChart>
      <c:catAx>
        <c:axId val="4353219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322272"/>
        <c:crosses val="autoZero"/>
        <c:auto val="1"/>
        <c:lblAlgn val="ctr"/>
        <c:lblOffset val="100"/>
        <c:noMultiLvlLbl val="0"/>
      </c:catAx>
      <c:valAx>
        <c:axId val="4353222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3219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Muting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spPr>
            <a:ln w="28575" cap="rnd">
              <a:solidFill>
                <a:schemeClr val="accent2"/>
              </a:solidFill>
              <a:round/>
            </a:ln>
            <a:effectLst/>
          </c:spPr>
          <c:marker>
            <c:symbol val="none"/>
          </c:marker>
          <c:val>
            <c:numRef>
              <c:f>band_2100_Aug!$D$35:$D$49</c:f>
              <c:numCache>
                <c:formatCode>0.00</c:formatCode>
                <c:ptCount val="15"/>
                <c:pt idx="0">
                  <c:v>57760.780878076403</c:v>
                </c:pt>
                <c:pt idx="1">
                  <c:v>46573.328685346598</c:v>
                </c:pt>
                <c:pt idx="2">
                  <c:v>38667.390588103997</c:v>
                </c:pt>
                <c:pt idx="3">
                  <c:v>32259.036188370199</c:v>
                </c:pt>
                <c:pt idx="4">
                  <c:v>26775.151828648501</c:v>
                </c:pt>
                <c:pt idx="5">
                  <c:v>21524.450861336602</c:v>
                </c:pt>
                <c:pt idx="6">
                  <c:v>16760.7879364164</c:v>
                </c:pt>
                <c:pt idx="7">
                  <c:v>13030.134597187</c:v>
                </c:pt>
                <c:pt idx="8">
                  <c:v>11898.4997576726</c:v>
                </c:pt>
                <c:pt idx="9">
                  <c:v>11144.7136950022</c:v>
                </c:pt>
                <c:pt idx="10">
                  <c:v>10376.2975311438</c:v>
                </c:pt>
                <c:pt idx="11">
                  <c:v>9102.9649689982398</c:v>
                </c:pt>
                <c:pt idx="12">
                  <c:v>7586.0507189672999</c:v>
                </c:pt>
                <c:pt idx="13">
                  <c:v>5938.4149547967299</c:v>
                </c:pt>
                <c:pt idx="14">
                  <c:v>3967.1583660565602</c:v>
                </c:pt>
              </c:numCache>
            </c:numRef>
          </c:val>
          <c:smooth val="0"/>
          <c:extLst>
            <c:ext xmlns:c16="http://schemas.microsoft.com/office/drawing/2014/chart" uri="{C3380CC4-5D6E-409C-BE32-E72D297353CC}">
              <c16:uniqueId val="{00000000-DB89-4EE2-9C04-A0504E6E447A}"/>
            </c:ext>
          </c:extLst>
        </c:ser>
        <c:dLbls>
          <c:showLegendKey val="0"/>
          <c:showVal val="0"/>
          <c:showCatName val="0"/>
          <c:showSerName val="0"/>
          <c:showPercent val="0"/>
          <c:showBubbleSize val="0"/>
        </c:dLbls>
        <c:smooth val="0"/>
        <c:axId val="434689928"/>
        <c:axId val="434690256"/>
      </c:lineChart>
      <c:catAx>
        <c:axId val="4346899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690256"/>
        <c:crosses val="autoZero"/>
        <c:auto val="1"/>
        <c:lblAlgn val="ctr"/>
        <c:lblOffset val="100"/>
        <c:noMultiLvlLbl val="0"/>
      </c:catAx>
      <c:valAx>
        <c:axId val="434690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689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Soft</a:t>
            </a:r>
            <a:r>
              <a:rPr lang="en-US" baseline="0"/>
              <a:t> drop</a:t>
            </a:r>
            <a:endParaRPr lang="en-US"/>
          </a:p>
        </c:rich>
      </c:tx>
      <c:overlay val="0"/>
      <c:spPr>
        <a:noFill/>
        <a:ln>
          <a:noFill/>
        </a:ln>
        <a:effectLst/>
      </c:spPr>
    </c:title>
    <c:autoTitleDeleted val="0"/>
    <c:plotArea>
      <c:layout/>
      <c:lineChart>
        <c:grouping val="standard"/>
        <c:varyColors val="0"/>
        <c:ser>
          <c:idx val="2"/>
          <c:order val="0"/>
          <c:marker>
            <c:symbol val="none"/>
          </c:marker>
          <c:val>
            <c:numRef>
              <c:f>band_2100_Aug!$D$51:$D$65</c:f>
              <c:numCache>
                <c:formatCode>0.00</c:formatCode>
                <c:ptCount val="15"/>
                <c:pt idx="0">
                  <c:v>4475.8564159179596</c:v>
                </c:pt>
                <c:pt idx="1">
                  <c:v>3814.15549381963</c:v>
                </c:pt>
                <c:pt idx="2">
                  <c:v>3198.4127339072902</c:v>
                </c:pt>
                <c:pt idx="3">
                  <c:v>2600.8568525221599</c:v>
                </c:pt>
                <c:pt idx="4">
                  <c:v>2049.9019745863702</c:v>
                </c:pt>
                <c:pt idx="5">
                  <c:v>1567.31644190311</c:v>
                </c:pt>
                <c:pt idx="6">
                  <c:v>1117.8646241039701</c:v>
                </c:pt>
                <c:pt idx="7">
                  <c:v>858.038056820321</c:v>
                </c:pt>
                <c:pt idx="8">
                  <c:v>888.23850187730795</c:v>
                </c:pt>
                <c:pt idx="9">
                  <c:v>945.94390931338899</c:v>
                </c:pt>
                <c:pt idx="10">
                  <c:v>907.80429423919202</c:v>
                </c:pt>
                <c:pt idx="11">
                  <c:v>771.30914551379203</c:v>
                </c:pt>
                <c:pt idx="12">
                  <c:v>624.22864246689096</c:v>
                </c:pt>
                <c:pt idx="13">
                  <c:v>471.43718877405399</c:v>
                </c:pt>
                <c:pt idx="14">
                  <c:v>305.53677468722901</c:v>
                </c:pt>
              </c:numCache>
            </c:numRef>
          </c:val>
          <c:smooth val="0"/>
          <c:extLst>
            <c:ext xmlns:c16="http://schemas.microsoft.com/office/drawing/2014/chart" uri="{C3380CC4-5D6E-409C-BE32-E72D297353CC}">
              <c16:uniqueId val="{00000000-1764-418B-AB9F-7E2C7BF00D36}"/>
            </c:ext>
          </c:extLst>
        </c:ser>
        <c:ser>
          <c:idx val="3"/>
          <c:order val="1"/>
          <c:spPr>
            <a:ln w="28575" cap="rnd">
              <a:solidFill>
                <a:schemeClr val="accent2"/>
              </a:solidFill>
              <a:round/>
            </a:ln>
            <a:effectLst/>
          </c:spPr>
          <c:marker>
            <c:symbol val="none"/>
          </c:marker>
          <c:val>
            <c:numRef>
              <c:f>band_2100_Aug!$D$51:$D$65</c:f>
              <c:numCache>
                <c:formatCode>0.00</c:formatCode>
                <c:ptCount val="15"/>
                <c:pt idx="0">
                  <c:v>4475.8564159179596</c:v>
                </c:pt>
                <c:pt idx="1">
                  <c:v>3814.15549381963</c:v>
                </c:pt>
                <c:pt idx="2">
                  <c:v>3198.4127339072902</c:v>
                </c:pt>
                <c:pt idx="3">
                  <c:v>2600.8568525221599</c:v>
                </c:pt>
                <c:pt idx="4">
                  <c:v>2049.9019745863702</c:v>
                </c:pt>
                <c:pt idx="5">
                  <c:v>1567.31644190311</c:v>
                </c:pt>
                <c:pt idx="6">
                  <c:v>1117.8646241039701</c:v>
                </c:pt>
                <c:pt idx="7">
                  <c:v>858.038056820321</c:v>
                </c:pt>
                <c:pt idx="8">
                  <c:v>888.23850187730795</c:v>
                </c:pt>
                <c:pt idx="9">
                  <c:v>945.94390931338899</c:v>
                </c:pt>
                <c:pt idx="10">
                  <c:v>907.80429423919202</c:v>
                </c:pt>
                <c:pt idx="11">
                  <c:v>771.30914551379203</c:v>
                </c:pt>
                <c:pt idx="12">
                  <c:v>624.22864246689096</c:v>
                </c:pt>
                <c:pt idx="13">
                  <c:v>471.43718877405399</c:v>
                </c:pt>
                <c:pt idx="14">
                  <c:v>305.53677468722901</c:v>
                </c:pt>
              </c:numCache>
            </c:numRef>
          </c:val>
          <c:smooth val="0"/>
          <c:extLst>
            <c:ext xmlns:c16="http://schemas.microsoft.com/office/drawing/2014/chart" uri="{C3380CC4-5D6E-409C-BE32-E72D297353CC}">
              <c16:uniqueId val="{00000001-1764-418B-AB9F-7E2C7BF00D36}"/>
            </c:ext>
          </c:extLst>
        </c:ser>
        <c:ser>
          <c:idx val="0"/>
          <c:order val="2"/>
          <c:marker>
            <c:symbol val="none"/>
          </c:marker>
          <c:val>
            <c:numRef>
              <c:f>band_2100_Aug!$D$51:$D$65</c:f>
              <c:numCache>
                <c:formatCode>0.00</c:formatCode>
                <c:ptCount val="15"/>
                <c:pt idx="0">
                  <c:v>4475.8564159179596</c:v>
                </c:pt>
                <c:pt idx="1">
                  <c:v>3814.15549381963</c:v>
                </c:pt>
                <c:pt idx="2">
                  <c:v>3198.4127339072902</c:v>
                </c:pt>
                <c:pt idx="3">
                  <c:v>2600.8568525221599</c:v>
                </c:pt>
                <c:pt idx="4">
                  <c:v>2049.9019745863702</c:v>
                </c:pt>
                <c:pt idx="5">
                  <c:v>1567.31644190311</c:v>
                </c:pt>
                <c:pt idx="6">
                  <c:v>1117.8646241039701</c:v>
                </c:pt>
                <c:pt idx="7">
                  <c:v>858.038056820321</c:v>
                </c:pt>
                <c:pt idx="8">
                  <c:v>888.23850187730795</c:v>
                </c:pt>
                <c:pt idx="9">
                  <c:v>945.94390931338899</c:v>
                </c:pt>
                <c:pt idx="10">
                  <c:v>907.80429423919202</c:v>
                </c:pt>
                <c:pt idx="11">
                  <c:v>771.30914551379203</c:v>
                </c:pt>
                <c:pt idx="12">
                  <c:v>624.22864246689096</c:v>
                </c:pt>
                <c:pt idx="13">
                  <c:v>471.43718877405399</c:v>
                </c:pt>
                <c:pt idx="14">
                  <c:v>305.53677468722901</c:v>
                </c:pt>
              </c:numCache>
            </c:numRef>
          </c:val>
          <c:smooth val="0"/>
          <c:extLst>
            <c:ext xmlns:c16="http://schemas.microsoft.com/office/drawing/2014/chart" uri="{C3380CC4-5D6E-409C-BE32-E72D297353CC}">
              <c16:uniqueId val="{00000002-1764-418B-AB9F-7E2C7BF00D36}"/>
            </c:ext>
          </c:extLst>
        </c:ser>
        <c:ser>
          <c:idx val="1"/>
          <c:order val="3"/>
          <c:spPr>
            <a:ln w="28575" cap="rnd">
              <a:solidFill>
                <a:schemeClr val="accent2"/>
              </a:solidFill>
              <a:round/>
            </a:ln>
            <a:effectLst/>
          </c:spPr>
          <c:marker>
            <c:symbol val="none"/>
          </c:marker>
          <c:val>
            <c:numRef>
              <c:f>band_2100_Aug!$D$51:$D$65</c:f>
              <c:numCache>
                <c:formatCode>0.00</c:formatCode>
                <c:ptCount val="15"/>
                <c:pt idx="0">
                  <c:v>4475.8564159179596</c:v>
                </c:pt>
                <c:pt idx="1">
                  <c:v>3814.15549381963</c:v>
                </c:pt>
                <c:pt idx="2">
                  <c:v>3198.4127339072902</c:v>
                </c:pt>
                <c:pt idx="3">
                  <c:v>2600.8568525221599</c:v>
                </c:pt>
                <c:pt idx="4">
                  <c:v>2049.9019745863702</c:v>
                </c:pt>
                <c:pt idx="5">
                  <c:v>1567.31644190311</c:v>
                </c:pt>
                <c:pt idx="6">
                  <c:v>1117.8646241039701</c:v>
                </c:pt>
                <c:pt idx="7">
                  <c:v>858.038056820321</c:v>
                </c:pt>
                <c:pt idx="8">
                  <c:v>888.23850187730795</c:v>
                </c:pt>
                <c:pt idx="9">
                  <c:v>945.94390931338899</c:v>
                </c:pt>
                <c:pt idx="10">
                  <c:v>907.80429423919202</c:v>
                </c:pt>
                <c:pt idx="11">
                  <c:v>771.30914551379203</c:v>
                </c:pt>
                <c:pt idx="12">
                  <c:v>624.22864246689096</c:v>
                </c:pt>
                <c:pt idx="13">
                  <c:v>471.43718877405399</c:v>
                </c:pt>
                <c:pt idx="14">
                  <c:v>305.53677468722901</c:v>
                </c:pt>
              </c:numCache>
            </c:numRef>
          </c:val>
          <c:smooth val="0"/>
          <c:extLst>
            <c:ext xmlns:c16="http://schemas.microsoft.com/office/drawing/2014/chart" uri="{C3380CC4-5D6E-409C-BE32-E72D297353CC}">
              <c16:uniqueId val="{00000003-1764-418B-AB9F-7E2C7BF00D36}"/>
            </c:ext>
          </c:extLst>
        </c:ser>
        <c:dLbls>
          <c:showLegendKey val="0"/>
          <c:showVal val="0"/>
          <c:showCatName val="0"/>
          <c:showSerName val="0"/>
          <c:showPercent val="0"/>
          <c:showBubbleSize val="0"/>
        </c:dLbls>
        <c:smooth val="0"/>
        <c:axId val="436886352"/>
        <c:axId val="436886680"/>
      </c:lineChart>
      <c:catAx>
        <c:axId val="4368863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886680"/>
        <c:crosses val="autoZero"/>
        <c:auto val="1"/>
        <c:lblAlgn val="ctr"/>
        <c:lblOffset val="100"/>
        <c:noMultiLvlLbl val="0"/>
      </c:catAx>
      <c:valAx>
        <c:axId val="436886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886352"/>
        <c:crosses val="autoZero"/>
        <c:crossBetween val="between"/>
      </c:valAx>
    </c:plotArea>
    <c:plotVisOnly val="1"/>
    <c:dispBlanksAs val="gap"/>
    <c:showDLblsOverMax val="0"/>
  </c:chart>
  <c:spPr>
    <a:ln>
      <a:solidFill>
        <a:schemeClr val="tx1"/>
      </a:solidFill>
    </a:ln>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Call</a:t>
            </a:r>
            <a:r>
              <a:rPr lang="en-US" baseline="0"/>
              <a:t>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spPr>
            <a:ln w="28575" cap="rnd">
              <a:solidFill>
                <a:schemeClr val="accent2"/>
              </a:solidFill>
              <a:round/>
            </a:ln>
            <a:effectLst/>
          </c:spPr>
          <c:marker>
            <c:symbol val="none"/>
          </c:marker>
          <c:cat>
            <c:numRef>
              <c:f>band_2100_Aug!$C$67:$C$81</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band_2100_Aug!$D$67:$D$81</c:f>
              <c:numCache>
                <c:formatCode>0.00</c:formatCode>
                <c:ptCount val="15"/>
                <c:pt idx="0">
                  <c:v>3342012.0002382998</c:v>
                </c:pt>
                <c:pt idx="1">
                  <c:v>2646507.5334500801</c:v>
                </c:pt>
                <c:pt idx="2">
                  <c:v>2169118.517312</c:v>
                </c:pt>
                <c:pt idx="3">
                  <c:v>1756441.6252754601</c:v>
                </c:pt>
                <c:pt idx="4">
                  <c:v>1333066.51363678</c:v>
                </c:pt>
                <c:pt idx="5">
                  <c:v>1045202.99256149</c:v>
                </c:pt>
                <c:pt idx="6">
                  <c:v>783255.702677469</c:v>
                </c:pt>
                <c:pt idx="7">
                  <c:v>611536.33723888802</c:v>
                </c:pt>
                <c:pt idx="8">
                  <c:v>645642.57719127496</c:v>
                </c:pt>
                <c:pt idx="9">
                  <c:v>678843.31566279603</c:v>
                </c:pt>
                <c:pt idx="10">
                  <c:v>639051.64260400995</c:v>
                </c:pt>
                <c:pt idx="11">
                  <c:v>559707.83116265701</c:v>
                </c:pt>
                <c:pt idx="12">
                  <c:v>459337.04734112998</c:v>
                </c:pt>
                <c:pt idx="13">
                  <c:v>370665.666808062</c:v>
                </c:pt>
                <c:pt idx="14">
                  <c:v>260542.78373258599</c:v>
                </c:pt>
              </c:numCache>
            </c:numRef>
          </c:val>
          <c:smooth val="0"/>
          <c:extLst>
            <c:ext xmlns:c16="http://schemas.microsoft.com/office/drawing/2014/chart" uri="{C3380CC4-5D6E-409C-BE32-E72D297353CC}">
              <c16:uniqueId val="{00000000-3237-4180-9B55-DB496830A14A}"/>
            </c:ext>
          </c:extLst>
        </c:ser>
        <c:dLbls>
          <c:showLegendKey val="0"/>
          <c:showVal val="0"/>
          <c:showCatName val="0"/>
          <c:showSerName val="0"/>
          <c:showPercent val="0"/>
          <c:showBubbleSize val="0"/>
        </c:dLbls>
        <c:smooth val="0"/>
        <c:axId val="300864168"/>
        <c:axId val="300863840"/>
      </c:lineChart>
      <c:catAx>
        <c:axId val="300864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863840"/>
        <c:crosses val="autoZero"/>
        <c:auto val="1"/>
        <c:lblAlgn val="ctr"/>
        <c:lblOffset val="100"/>
        <c:noMultiLvlLbl val="0"/>
      </c:catAx>
      <c:valAx>
        <c:axId val="3008638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8641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Call hand over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spPr>
            <a:ln w="28575" cap="rnd">
              <a:solidFill>
                <a:schemeClr val="accent2"/>
              </a:solidFill>
              <a:round/>
            </a:ln>
            <a:effectLst/>
          </c:spPr>
          <c:marker>
            <c:symbol val="none"/>
          </c:marker>
          <c:val>
            <c:numRef>
              <c:f>band_2100_Aug!$D$83:$D$97</c:f>
              <c:numCache>
                <c:formatCode>0.00</c:formatCode>
                <c:ptCount val="15"/>
                <c:pt idx="0">
                  <c:v>364147.296994198</c:v>
                </c:pt>
                <c:pt idx="1">
                  <c:v>289668.09768752003</c:v>
                </c:pt>
                <c:pt idx="2">
                  <c:v>236427.07348326201</c:v>
                </c:pt>
                <c:pt idx="3">
                  <c:v>190914.91128997301</c:v>
                </c:pt>
                <c:pt idx="4">
                  <c:v>142952.87723782699</c:v>
                </c:pt>
                <c:pt idx="5">
                  <c:v>108920.062587785</c:v>
                </c:pt>
                <c:pt idx="6">
                  <c:v>78178.243761088394</c:v>
                </c:pt>
                <c:pt idx="7">
                  <c:v>59866.185245630099</c:v>
                </c:pt>
                <c:pt idx="8">
                  <c:v>66903.368273416505</c:v>
                </c:pt>
                <c:pt idx="9">
                  <c:v>72256.717177578903</c:v>
                </c:pt>
                <c:pt idx="10">
                  <c:v>68793.019095491996</c:v>
                </c:pt>
                <c:pt idx="11">
                  <c:v>60728.229855468002</c:v>
                </c:pt>
                <c:pt idx="12">
                  <c:v>49968.598684507902</c:v>
                </c:pt>
                <c:pt idx="13">
                  <c:v>39517.220036688501</c:v>
                </c:pt>
                <c:pt idx="14">
                  <c:v>25913.625926601198</c:v>
                </c:pt>
              </c:numCache>
            </c:numRef>
          </c:val>
          <c:smooth val="0"/>
          <c:extLst>
            <c:ext xmlns:c16="http://schemas.microsoft.com/office/drawing/2014/chart" uri="{C3380CC4-5D6E-409C-BE32-E72D297353CC}">
              <c16:uniqueId val="{00000000-D2C0-4628-B75D-3872A1889028}"/>
            </c:ext>
          </c:extLst>
        </c:ser>
        <c:dLbls>
          <c:showLegendKey val="0"/>
          <c:showVal val="0"/>
          <c:showCatName val="0"/>
          <c:showSerName val="0"/>
          <c:showPercent val="0"/>
          <c:showBubbleSize val="0"/>
        </c:dLbls>
        <c:smooth val="0"/>
        <c:axId val="435011064"/>
        <c:axId val="435011392"/>
      </c:lineChart>
      <c:catAx>
        <c:axId val="4350110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011392"/>
        <c:crosses val="autoZero"/>
        <c:auto val="1"/>
        <c:lblAlgn val="ctr"/>
        <c:lblOffset val="100"/>
        <c:noMultiLvlLbl val="0"/>
      </c:catAx>
      <c:valAx>
        <c:axId val="4350113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011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Hard drop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spPr>
            <a:ln w="28575" cap="rnd">
              <a:solidFill>
                <a:schemeClr val="accent2"/>
              </a:solidFill>
              <a:round/>
            </a:ln>
            <a:effectLst/>
          </c:spPr>
          <c:marker>
            <c:symbol val="none"/>
          </c:marker>
          <c:val>
            <c:numRef>
              <c:f>band_2100_Aug!$D$99:$D$113</c:f>
              <c:numCache>
                <c:formatCode>0.00</c:formatCode>
                <c:ptCount val="15"/>
                <c:pt idx="0">
                  <c:v>0.747817871234843</c:v>
                </c:pt>
                <c:pt idx="1">
                  <c:v>0.54836098619528995</c:v>
                </c:pt>
                <c:pt idx="2">
                  <c:v>0.42457056493060402</c:v>
                </c:pt>
                <c:pt idx="3">
                  <c:v>0.33532351927360698</c:v>
                </c:pt>
                <c:pt idx="4">
                  <c:v>0.270175840735012</c:v>
                </c:pt>
                <c:pt idx="5">
                  <c:v>0.23067550377833601</c:v>
                </c:pt>
                <c:pt idx="6">
                  <c:v>0.207195979150327</c:v>
                </c:pt>
                <c:pt idx="7">
                  <c:v>0.199796241262857</c:v>
                </c:pt>
                <c:pt idx="8">
                  <c:v>0.203730005307869</c:v>
                </c:pt>
                <c:pt idx="9">
                  <c:v>0.207769556781769</c:v>
                </c:pt>
                <c:pt idx="10">
                  <c:v>0.195324594482369</c:v>
                </c:pt>
                <c:pt idx="11">
                  <c:v>0.170839946816428</c:v>
                </c:pt>
                <c:pt idx="12">
                  <c:v>0.151180877810662</c:v>
                </c:pt>
                <c:pt idx="13">
                  <c:v>0.137180734378754</c:v>
                </c:pt>
                <c:pt idx="14">
                  <c:v>0.12847306877991299</c:v>
                </c:pt>
              </c:numCache>
            </c:numRef>
          </c:val>
          <c:smooth val="0"/>
          <c:extLst>
            <c:ext xmlns:c16="http://schemas.microsoft.com/office/drawing/2014/chart" uri="{C3380CC4-5D6E-409C-BE32-E72D297353CC}">
              <c16:uniqueId val="{00000000-663E-4FEC-94AF-FDE8AE170393}"/>
            </c:ext>
          </c:extLst>
        </c:ser>
        <c:dLbls>
          <c:showLegendKey val="0"/>
          <c:showVal val="0"/>
          <c:showCatName val="0"/>
          <c:showSerName val="0"/>
          <c:showPercent val="0"/>
          <c:showBubbleSize val="0"/>
        </c:dLbls>
        <c:smooth val="0"/>
        <c:axId val="435008768"/>
        <c:axId val="435008112"/>
      </c:lineChart>
      <c:catAx>
        <c:axId val="4350087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008112"/>
        <c:crosses val="autoZero"/>
        <c:auto val="1"/>
        <c:lblAlgn val="ctr"/>
        <c:lblOffset val="100"/>
        <c:noMultiLvlLbl val="0"/>
      </c:catAx>
      <c:valAx>
        <c:axId val="43500811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00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1"/>
          <c:order val="0"/>
          <c:tx>
            <c:strRef>
              <c:f>percnt_score1900_1!$D$1</c:f>
              <c:strCache>
                <c:ptCount val="1"/>
                <c:pt idx="0">
                  <c:v>percentile</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percnt_score1900_1!$C$2:$C$39</c:f>
              <c:numCache>
                <c:formatCode>0.00</c:formatCode>
                <c:ptCount val="38"/>
                <c:pt idx="0">
                  <c:v>-0.83607845389979496</c:v>
                </c:pt>
                <c:pt idx="1">
                  <c:v>-0.70375786963535902</c:v>
                </c:pt>
                <c:pt idx="2">
                  <c:v>-0.66756226317718304</c:v>
                </c:pt>
                <c:pt idx="3">
                  <c:v>-0.65078112682302802</c:v>
                </c:pt>
                <c:pt idx="4">
                  <c:v>-0.63680165791840704</c:v>
                </c:pt>
                <c:pt idx="5">
                  <c:v>-0.62626025427698695</c:v>
                </c:pt>
                <c:pt idx="6">
                  <c:v>-0.61780738119142897</c:v>
                </c:pt>
                <c:pt idx="7">
                  <c:v>-0.610347164352946</c:v>
                </c:pt>
                <c:pt idx="8">
                  <c:v>-0.60335412316646397</c:v>
                </c:pt>
                <c:pt idx="9">
                  <c:v>-0.59634654557598299</c:v>
                </c:pt>
                <c:pt idx="10">
                  <c:v>-0.59325420189864597</c:v>
                </c:pt>
                <c:pt idx="11">
                  <c:v>-0.54939143885682595</c:v>
                </c:pt>
                <c:pt idx="12">
                  <c:v>-0.51989506269654495</c:v>
                </c:pt>
                <c:pt idx="13">
                  <c:v>-0.49684077487028</c:v>
                </c:pt>
                <c:pt idx="14">
                  <c:v>-0.477833406651403</c:v>
                </c:pt>
                <c:pt idx="15">
                  <c:v>-0.41158751721165798</c:v>
                </c:pt>
                <c:pt idx="16">
                  <c:v>-0.36520622453664903</c:v>
                </c:pt>
                <c:pt idx="17">
                  <c:v>-0.32788713048394902</c:v>
                </c:pt>
                <c:pt idx="18">
                  <c:v>-0.29441471899606603</c:v>
                </c:pt>
                <c:pt idx="19">
                  <c:v>-0.26321672560963699</c:v>
                </c:pt>
                <c:pt idx="20">
                  <c:v>-0.233195452524633</c:v>
                </c:pt>
                <c:pt idx="21">
                  <c:v>-0.20322443555345701</c:v>
                </c:pt>
                <c:pt idx="22">
                  <c:v>-0.172344754422075</c:v>
                </c:pt>
                <c:pt idx="23">
                  <c:v>-0.13976090849713399</c:v>
                </c:pt>
                <c:pt idx="24">
                  <c:v>-0.104574022384349</c:v>
                </c:pt>
                <c:pt idx="25">
                  <c:v>-6.5807420364375396E-2</c:v>
                </c:pt>
                <c:pt idx="26">
                  <c:v>-2.1115139426814099E-2</c:v>
                </c:pt>
                <c:pt idx="27">
                  <c:v>3.1079405825215602E-2</c:v>
                </c:pt>
                <c:pt idx="28">
                  <c:v>9.6835632171605707E-2</c:v>
                </c:pt>
                <c:pt idx="29">
                  <c:v>0.18202174329724899</c:v>
                </c:pt>
                <c:pt idx="30">
                  <c:v>0.30179341023407802</c:v>
                </c:pt>
                <c:pt idx="31">
                  <c:v>0.49312390018237501</c:v>
                </c:pt>
                <c:pt idx="32">
                  <c:v>0.91895735983260696</c:v>
                </c:pt>
                <c:pt idx="33">
                  <c:v>1.07939325698799</c:v>
                </c:pt>
                <c:pt idx="34">
                  <c:v>1.30534436512148</c:v>
                </c:pt>
                <c:pt idx="35">
                  <c:v>1.6307919325595901</c:v>
                </c:pt>
                <c:pt idx="36">
                  <c:v>2.2680473096680198</c:v>
                </c:pt>
                <c:pt idx="37">
                  <c:v>23.812279192757099</c:v>
                </c:pt>
              </c:numCache>
            </c:numRef>
          </c:cat>
          <c:val>
            <c:numRef>
              <c:f>percnt_score1900_1!$D$2:$D$39</c:f>
              <c:numCache>
                <c:formatCode>General</c:formatCode>
                <c:ptCount val="38"/>
                <c:pt idx="0">
                  <c:v>100</c:v>
                </c:pt>
                <c:pt idx="1">
                  <c:v>99.9</c:v>
                </c:pt>
                <c:pt idx="2">
                  <c:v>99.8</c:v>
                </c:pt>
                <c:pt idx="3">
                  <c:v>99.7</c:v>
                </c:pt>
                <c:pt idx="4">
                  <c:v>99.6</c:v>
                </c:pt>
                <c:pt idx="5">
                  <c:v>99.5</c:v>
                </c:pt>
                <c:pt idx="6">
                  <c:v>99.4</c:v>
                </c:pt>
                <c:pt idx="7">
                  <c:v>99.3</c:v>
                </c:pt>
                <c:pt idx="8">
                  <c:v>99.2</c:v>
                </c:pt>
                <c:pt idx="9">
                  <c:v>99.1</c:v>
                </c:pt>
                <c:pt idx="10">
                  <c:v>99</c:v>
                </c:pt>
                <c:pt idx="11">
                  <c:v>98</c:v>
                </c:pt>
                <c:pt idx="12">
                  <c:v>97</c:v>
                </c:pt>
                <c:pt idx="13">
                  <c:v>96</c:v>
                </c:pt>
                <c:pt idx="14">
                  <c:v>95</c:v>
                </c:pt>
                <c:pt idx="15">
                  <c:v>90</c:v>
                </c:pt>
                <c:pt idx="16">
                  <c:v>85</c:v>
                </c:pt>
                <c:pt idx="17">
                  <c:v>80</c:v>
                </c:pt>
                <c:pt idx="18">
                  <c:v>75</c:v>
                </c:pt>
                <c:pt idx="19">
                  <c:v>70</c:v>
                </c:pt>
                <c:pt idx="20">
                  <c:v>65</c:v>
                </c:pt>
                <c:pt idx="21">
                  <c:v>60</c:v>
                </c:pt>
                <c:pt idx="22">
                  <c:v>55</c:v>
                </c:pt>
                <c:pt idx="23">
                  <c:v>50</c:v>
                </c:pt>
                <c:pt idx="24">
                  <c:v>45</c:v>
                </c:pt>
                <c:pt idx="25">
                  <c:v>40</c:v>
                </c:pt>
                <c:pt idx="26">
                  <c:v>35</c:v>
                </c:pt>
                <c:pt idx="27">
                  <c:v>30</c:v>
                </c:pt>
                <c:pt idx="28">
                  <c:v>25</c:v>
                </c:pt>
                <c:pt idx="29">
                  <c:v>20</c:v>
                </c:pt>
                <c:pt idx="30">
                  <c:v>15</c:v>
                </c:pt>
                <c:pt idx="31">
                  <c:v>10</c:v>
                </c:pt>
                <c:pt idx="32">
                  <c:v>5</c:v>
                </c:pt>
                <c:pt idx="33">
                  <c:v>4</c:v>
                </c:pt>
                <c:pt idx="34">
                  <c:v>3</c:v>
                </c:pt>
                <c:pt idx="35">
                  <c:v>2</c:v>
                </c:pt>
                <c:pt idx="36">
                  <c:v>1</c:v>
                </c:pt>
                <c:pt idx="37">
                  <c:v>0</c:v>
                </c:pt>
              </c:numCache>
            </c:numRef>
          </c:val>
          <c:smooth val="0"/>
          <c:extLst>
            <c:ext xmlns:c16="http://schemas.microsoft.com/office/drawing/2014/chart" uri="{C3380CC4-5D6E-409C-BE32-E72D297353CC}">
              <c16:uniqueId val="{00000000-ABA2-4058-84B2-D27F0807BC05}"/>
            </c:ext>
          </c:extLst>
        </c:ser>
        <c:dLbls>
          <c:showLegendKey val="0"/>
          <c:showVal val="0"/>
          <c:showCatName val="0"/>
          <c:showSerName val="0"/>
          <c:showPercent val="0"/>
          <c:showBubbleSize val="0"/>
        </c:dLbls>
        <c:smooth val="0"/>
        <c:axId val="455841824"/>
        <c:axId val="452719296"/>
      </c:lineChart>
      <c:catAx>
        <c:axId val="455841824"/>
        <c:scaling>
          <c:orientation val="minMax"/>
        </c:scaling>
        <c:delete val="0"/>
        <c:axPos val="b"/>
        <c:numFmt formatCode="0.00"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52719296"/>
        <c:crosses val="autoZero"/>
        <c:auto val="1"/>
        <c:lblAlgn val="ctr"/>
        <c:lblOffset val="100"/>
        <c:noMultiLvlLbl val="0"/>
      </c:catAx>
      <c:valAx>
        <c:axId val="452719296"/>
        <c:scaling>
          <c:orientation val="minMax"/>
          <c:max val="100"/>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55841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Percentile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1"/>
          <c:order val="1"/>
          <c:spPr>
            <a:ln w="34925" cap="rnd">
              <a:solidFill>
                <a:schemeClr val="accent2"/>
              </a:solidFill>
              <a:round/>
            </a:ln>
            <a:effectLst>
              <a:outerShdw blurRad="57150" dist="19050" dir="5400000" algn="ctr" rotWithShape="0">
                <a:srgbClr val="000000">
                  <a:alpha val="63000"/>
                </a:srgbClr>
              </a:outerShdw>
            </a:effectLst>
          </c:spPr>
          <c:marker>
            <c:symbol val="none"/>
          </c:marker>
          <c:cat>
            <c:numRef>
              <c:f>percnt_score2100!$C$2:$C$39</c:f>
              <c:numCache>
                <c:formatCode>0.00</c:formatCode>
                <c:ptCount val="38"/>
                <c:pt idx="0">
                  <c:v>-0.81860274827070301</c:v>
                </c:pt>
                <c:pt idx="1">
                  <c:v>-0.67063842933608897</c:v>
                </c:pt>
                <c:pt idx="2">
                  <c:v>-0.622766656725248</c:v>
                </c:pt>
                <c:pt idx="3">
                  <c:v>-0.59157917703640905</c:v>
                </c:pt>
                <c:pt idx="4">
                  <c:v>-0.57116460002403502</c:v>
                </c:pt>
                <c:pt idx="5">
                  <c:v>-0.55544248471422197</c:v>
                </c:pt>
                <c:pt idx="6">
                  <c:v>-0.54088676899576105</c:v>
                </c:pt>
                <c:pt idx="7">
                  <c:v>-0.52889388566789197</c:v>
                </c:pt>
                <c:pt idx="8">
                  <c:v>-0.51885977208318501</c:v>
                </c:pt>
                <c:pt idx="9">
                  <c:v>-0.50985608311164299</c:v>
                </c:pt>
                <c:pt idx="10">
                  <c:v>-0.50598218242112003</c:v>
                </c:pt>
                <c:pt idx="11">
                  <c:v>-0.45037421952449103</c:v>
                </c:pt>
                <c:pt idx="12">
                  <c:v>-0.417886223542559</c:v>
                </c:pt>
                <c:pt idx="13">
                  <c:v>-0.39440176174632202</c:v>
                </c:pt>
                <c:pt idx="14">
                  <c:v>-0.37608930474432301</c:v>
                </c:pt>
                <c:pt idx="15">
                  <c:v>-0.31330522980398201</c:v>
                </c:pt>
                <c:pt idx="16">
                  <c:v>-0.27088733963273398</c:v>
                </c:pt>
                <c:pt idx="17">
                  <c:v>-0.23661560105730201</c:v>
                </c:pt>
                <c:pt idx="18">
                  <c:v>-0.207355432091233</c:v>
                </c:pt>
                <c:pt idx="19">
                  <c:v>-0.18141550121599001</c:v>
                </c:pt>
                <c:pt idx="20">
                  <c:v>-0.15752440342675</c:v>
                </c:pt>
                <c:pt idx="21">
                  <c:v>-0.13503256441755601</c:v>
                </c:pt>
                <c:pt idx="22">
                  <c:v>-0.11275486416875399</c:v>
                </c:pt>
                <c:pt idx="23">
                  <c:v>-9.0255282364606906E-2</c:v>
                </c:pt>
                <c:pt idx="24">
                  <c:v>-6.7155886394250894E-2</c:v>
                </c:pt>
                <c:pt idx="25">
                  <c:v>-4.2413879475479303E-2</c:v>
                </c:pt>
                <c:pt idx="26">
                  <c:v>-1.5217752068607201E-2</c:v>
                </c:pt>
                <c:pt idx="27">
                  <c:v>1.59085016026566E-2</c:v>
                </c:pt>
                <c:pt idx="28">
                  <c:v>5.3361236525722201E-2</c:v>
                </c:pt>
                <c:pt idx="29">
                  <c:v>0.10155154177390401</c:v>
                </c:pt>
                <c:pt idx="30">
                  <c:v>0.16987140532659101</c:v>
                </c:pt>
                <c:pt idx="31">
                  <c:v>0.28781684008492298</c:v>
                </c:pt>
                <c:pt idx="32">
                  <c:v>0.60030842679402796</c:v>
                </c:pt>
                <c:pt idx="33">
                  <c:v>0.73876632521037</c:v>
                </c:pt>
                <c:pt idx="34">
                  <c:v>0.94716065923982296</c:v>
                </c:pt>
                <c:pt idx="35">
                  <c:v>1.25848300570257</c:v>
                </c:pt>
                <c:pt idx="36">
                  <c:v>1.92907827550946</c:v>
                </c:pt>
                <c:pt idx="37">
                  <c:v>38.077173333583602</c:v>
                </c:pt>
              </c:numCache>
            </c:numRef>
          </c:cat>
          <c:val>
            <c:numRef>
              <c:f>percnt_score2100!$D$2:$D$39</c:f>
              <c:numCache>
                <c:formatCode>General</c:formatCode>
                <c:ptCount val="38"/>
                <c:pt idx="0">
                  <c:v>100</c:v>
                </c:pt>
                <c:pt idx="1">
                  <c:v>99.9</c:v>
                </c:pt>
                <c:pt idx="2">
                  <c:v>99.8</c:v>
                </c:pt>
                <c:pt idx="3">
                  <c:v>99.7</c:v>
                </c:pt>
                <c:pt idx="4">
                  <c:v>99.6</c:v>
                </c:pt>
                <c:pt idx="5">
                  <c:v>99.5</c:v>
                </c:pt>
                <c:pt idx="6">
                  <c:v>99.4</c:v>
                </c:pt>
                <c:pt idx="7">
                  <c:v>99.3</c:v>
                </c:pt>
                <c:pt idx="8">
                  <c:v>99.2</c:v>
                </c:pt>
                <c:pt idx="9">
                  <c:v>99.1</c:v>
                </c:pt>
                <c:pt idx="10">
                  <c:v>99</c:v>
                </c:pt>
                <c:pt idx="11">
                  <c:v>98</c:v>
                </c:pt>
                <c:pt idx="12">
                  <c:v>97</c:v>
                </c:pt>
                <c:pt idx="13">
                  <c:v>96</c:v>
                </c:pt>
                <c:pt idx="14">
                  <c:v>95</c:v>
                </c:pt>
                <c:pt idx="15">
                  <c:v>90</c:v>
                </c:pt>
                <c:pt idx="16">
                  <c:v>85</c:v>
                </c:pt>
                <c:pt idx="17">
                  <c:v>80</c:v>
                </c:pt>
                <c:pt idx="18">
                  <c:v>75</c:v>
                </c:pt>
                <c:pt idx="19">
                  <c:v>70</c:v>
                </c:pt>
                <c:pt idx="20">
                  <c:v>65</c:v>
                </c:pt>
                <c:pt idx="21">
                  <c:v>60</c:v>
                </c:pt>
                <c:pt idx="22">
                  <c:v>55</c:v>
                </c:pt>
                <c:pt idx="23">
                  <c:v>50</c:v>
                </c:pt>
                <c:pt idx="24">
                  <c:v>45</c:v>
                </c:pt>
                <c:pt idx="25">
                  <c:v>40</c:v>
                </c:pt>
                <c:pt idx="26">
                  <c:v>35</c:v>
                </c:pt>
                <c:pt idx="27">
                  <c:v>30</c:v>
                </c:pt>
                <c:pt idx="28">
                  <c:v>25</c:v>
                </c:pt>
                <c:pt idx="29">
                  <c:v>20</c:v>
                </c:pt>
                <c:pt idx="30">
                  <c:v>15</c:v>
                </c:pt>
                <c:pt idx="31">
                  <c:v>10</c:v>
                </c:pt>
                <c:pt idx="32">
                  <c:v>5</c:v>
                </c:pt>
                <c:pt idx="33">
                  <c:v>4</c:v>
                </c:pt>
                <c:pt idx="34">
                  <c:v>3</c:v>
                </c:pt>
                <c:pt idx="35">
                  <c:v>2</c:v>
                </c:pt>
                <c:pt idx="36">
                  <c:v>1</c:v>
                </c:pt>
                <c:pt idx="37">
                  <c:v>0</c:v>
                </c:pt>
              </c:numCache>
            </c:numRef>
          </c:val>
          <c:smooth val="0"/>
          <c:extLst>
            <c:ext xmlns:c16="http://schemas.microsoft.com/office/drawing/2014/chart" uri="{C3380CC4-5D6E-409C-BE32-E72D297353CC}">
              <c16:uniqueId val="{00000000-FE3B-4134-BE3D-2BAFF7F8C6F4}"/>
            </c:ext>
          </c:extLst>
        </c:ser>
        <c:dLbls>
          <c:showLegendKey val="0"/>
          <c:showVal val="0"/>
          <c:showCatName val="0"/>
          <c:showSerName val="0"/>
          <c:showPercent val="0"/>
          <c:showBubbleSize val="0"/>
        </c:dLbls>
        <c:smooth val="0"/>
        <c:axId val="453549936"/>
        <c:axId val="453551576"/>
        <c:extLst>
          <c:ext xmlns:c15="http://schemas.microsoft.com/office/drawing/2012/chart" uri="{02D57815-91ED-43cb-92C2-25804820EDAC}">
            <c15:filteredLineSeries>
              <c15: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cat>
                  <c:numRef>
                    <c:extLst>
                      <c:ext uri="{02D57815-91ED-43cb-92C2-25804820EDAC}">
                        <c15:formulaRef>
                          <c15:sqref>percnt_score2100!$C$2:$C$39</c15:sqref>
                        </c15:formulaRef>
                      </c:ext>
                    </c:extLst>
                    <c:numCache>
                      <c:formatCode>0.00</c:formatCode>
                      <c:ptCount val="38"/>
                      <c:pt idx="0">
                        <c:v>-0.81860274827070301</c:v>
                      </c:pt>
                      <c:pt idx="1">
                        <c:v>-0.67063842933608897</c:v>
                      </c:pt>
                      <c:pt idx="2">
                        <c:v>-0.622766656725248</c:v>
                      </c:pt>
                      <c:pt idx="3">
                        <c:v>-0.59157917703640905</c:v>
                      </c:pt>
                      <c:pt idx="4">
                        <c:v>-0.57116460002403502</c:v>
                      </c:pt>
                      <c:pt idx="5">
                        <c:v>-0.55544248471422197</c:v>
                      </c:pt>
                      <c:pt idx="6">
                        <c:v>-0.54088676899576105</c:v>
                      </c:pt>
                      <c:pt idx="7">
                        <c:v>-0.52889388566789197</c:v>
                      </c:pt>
                      <c:pt idx="8">
                        <c:v>-0.51885977208318501</c:v>
                      </c:pt>
                      <c:pt idx="9">
                        <c:v>-0.50985608311164299</c:v>
                      </c:pt>
                      <c:pt idx="10">
                        <c:v>-0.50598218242112003</c:v>
                      </c:pt>
                      <c:pt idx="11">
                        <c:v>-0.45037421952449103</c:v>
                      </c:pt>
                      <c:pt idx="12">
                        <c:v>-0.417886223542559</c:v>
                      </c:pt>
                      <c:pt idx="13">
                        <c:v>-0.39440176174632202</c:v>
                      </c:pt>
                      <c:pt idx="14">
                        <c:v>-0.37608930474432301</c:v>
                      </c:pt>
                      <c:pt idx="15">
                        <c:v>-0.31330522980398201</c:v>
                      </c:pt>
                      <c:pt idx="16">
                        <c:v>-0.27088733963273398</c:v>
                      </c:pt>
                      <c:pt idx="17">
                        <c:v>-0.23661560105730201</c:v>
                      </c:pt>
                      <c:pt idx="18">
                        <c:v>-0.207355432091233</c:v>
                      </c:pt>
                      <c:pt idx="19">
                        <c:v>-0.18141550121599001</c:v>
                      </c:pt>
                      <c:pt idx="20">
                        <c:v>-0.15752440342675</c:v>
                      </c:pt>
                      <c:pt idx="21">
                        <c:v>-0.13503256441755601</c:v>
                      </c:pt>
                      <c:pt idx="22">
                        <c:v>-0.11275486416875399</c:v>
                      </c:pt>
                      <c:pt idx="23">
                        <c:v>-9.0255282364606906E-2</c:v>
                      </c:pt>
                      <c:pt idx="24">
                        <c:v>-6.7155886394250894E-2</c:v>
                      </c:pt>
                      <c:pt idx="25">
                        <c:v>-4.2413879475479303E-2</c:v>
                      </c:pt>
                      <c:pt idx="26">
                        <c:v>-1.5217752068607201E-2</c:v>
                      </c:pt>
                      <c:pt idx="27">
                        <c:v>1.59085016026566E-2</c:v>
                      </c:pt>
                      <c:pt idx="28">
                        <c:v>5.3361236525722201E-2</c:v>
                      </c:pt>
                      <c:pt idx="29">
                        <c:v>0.10155154177390401</c:v>
                      </c:pt>
                      <c:pt idx="30">
                        <c:v>0.16987140532659101</c:v>
                      </c:pt>
                      <c:pt idx="31">
                        <c:v>0.28781684008492298</c:v>
                      </c:pt>
                      <c:pt idx="32">
                        <c:v>0.60030842679402796</c:v>
                      </c:pt>
                      <c:pt idx="33">
                        <c:v>0.73876632521037</c:v>
                      </c:pt>
                      <c:pt idx="34">
                        <c:v>0.94716065923982296</c:v>
                      </c:pt>
                      <c:pt idx="35">
                        <c:v>1.25848300570257</c:v>
                      </c:pt>
                      <c:pt idx="36">
                        <c:v>1.92907827550946</c:v>
                      </c:pt>
                      <c:pt idx="37">
                        <c:v>38.077173333583602</c:v>
                      </c:pt>
                    </c:numCache>
                  </c:numRef>
                </c:cat>
                <c:val>
                  <c:numRef>
                    <c:extLst>
                      <c:ext uri="{02D57815-91ED-43cb-92C2-25804820EDAC}">
                        <c15:formulaRef>
                          <c15:sqref>percnt_score2100!$C$2:$C$39</c15:sqref>
                        </c15:formulaRef>
                      </c:ext>
                    </c:extLst>
                    <c:numCache>
                      <c:formatCode>0.00</c:formatCode>
                      <c:ptCount val="38"/>
                      <c:pt idx="0">
                        <c:v>-0.81860274827070301</c:v>
                      </c:pt>
                      <c:pt idx="1">
                        <c:v>-0.67063842933608897</c:v>
                      </c:pt>
                      <c:pt idx="2">
                        <c:v>-0.622766656725248</c:v>
                      </c:pt>
                      <c:pt idx="3">
                        <c:v>-0.59157917703640905</c:v>
                      </c:pt>
                      <c:pt idx="4">
                        <c:v>-0.57116460002403502</c:v>
                      </c:pt>
                      <c:pt idx="5">
                        <c:v>-0.55544248471422197</c:v>
                      </c:pt>
                      <c:pt idx="6">
                        <c:v>-0.54088676899576105</c:v>
                      </c:pt>
                      <c:pt idx="7">
                        <c:v>-0.52889388566789197</c:v>
                      </c:pt>
                      <c:pt idx="8">
                        <c:v>-0.51885977208318501</c:v>
                      </c:pt>
                      <c:pt idx="9">
                        <c:v>-0.50985608311164299</c:v>
                      </c:pt>
                      <c:pt idx="10">
                        <c:v>-0.50598218242112003</c:v>
                      </c:pt>
                      <c:pt idx="11">
                        <c:v>-0.45037421952449103</c:v>
                      </c:pt>
                      <c:pt idx="12">
                        <c:v>-0.417886223542559</c:v>
                      </c:pt>
                      <c:pt idx="13">
                        <c:v>-0.39440176174632202</c:v>
                      </c:pt>
                      <c:pt idx="14">
                        <c:v>-0.37608930474432301</c:v>
                      </c:pt>
                      <c:pt idx="15">
                        <c:v>-0.31330522980398201</c:v>
                      </c:pt>
                      <c:pt idx="16">
                        <c:v>-0.27088733963273398</c:v>
                      </c:pt>
                      <c:pt idx="17">
                        <c:v>-0.23661560105730201</c:v>
                      </c:pt>
                      <c:pt idx="18">
                        <c:v>-0.207355432091233</c:v>
                      </c:pt>
                      <c:pt idx="19">
                        <c:v>-0.18141550121599001</c:v>
                      </c:pt>
                      <c:pt idx="20">
                        <c:v>-0.15752440342675</c:v>
                      </c:pt>
                      <c:pt idx="21">
                        <c:v>-0.13503256441755601</c:v>
                      </c:pt>
                      <c:pt idx="22">
                        <c:v>-0.11275486416875399</c:v>
                      </c:pt>
                      <c:pt idx="23">
                        <c:v>-9.0255282364606906E-2</c:v>
                      </c:pt>
                      <c:pt idx="24">
                        <c:v>-6.7155886394250894E-2</c:v>
                      </c:pt>
                      <c:pt idx="25">
                        <c:v>-4.2413879475479303E-2</c:v>
                      </c:pt>
                      <c:pt idx="26">
                        <c:v>-1.5217752068607201E-2</c:v>
                      </c:pt>
                      <c:pt idx="27">
                        <c:v>1.59085016026566E-2</c:v>
                      </c:pt>
                      <c:pt idx="28">
                        <c:v>5.3361236525722201E-2</c:v>
                      </c:pt>
                      <c:pt idx="29">
                        <c:v>0.10155154177390401</c:v>
                      </c:pt>
                      <c:pt idx="30">
                        <c:v>0.16987140532659101</c:v>
                      </c:pt>
                      <c:pt idx="31">
                        <c:v>0.28781684008492298</c:v>
                      </c:pt>
                      <c:pt idx="32">
                        <c:v>0.60030842679402796</c:v>
                      </c:pt>
                      <c:pt idx="33">
                        <c:v>0.73876632521037</c:v>
                      </c:pt>
                      <c:pt idx="34">
                        <c:v>0.94716065923982296</c:v>
                      </c:pt>
                      <c:pt idx="35">
                        <c:v>1.25848300570257</c:v>
                      </c:pt>
                      <c:pt idx="36">
                        <c:v>1.92907827550946</c:v>
                      </c:pt>
                      <c:pt idx="37">
                        <c:v>38.077173333583602</c:v>
                      </c:pt>
                    </c:numCache>
                  </c:numRef>
                </c:val>
                <c:smooth val="0"/>
                <c:extLst>
                  <c:ext xmlns:c16="http://schemas.microsoft.com/office/drawing/2014/chart" uri="{C3380CC4-5D6E-409C-BE32-E72D297353CC}">
                    <c16:uniqueId val="{00000001-FE3B-4134-BE3D-2BAFF7F8C6F4}"/>
                  </c:ext>
                </c:extLst>
              </c15:ser>
            </c15:filteredLineSeries>
          </c:ext>
        </c:extLst>
      </c:lineChart>
      <c:catAx>
        <c:axId val="453549936"/>
        <c:scaling>
          <c:orientation val="minMax"/>
        </c:scaling>
        <c:delete val="0"/>
        <c:axPos val="b"/>
        <c:numFmt formatCode="0.00"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53551576"/>
        <c:crosses val="autoZero"/>
        <c:auto val="1"/>
        <c:lblAlgn val="ctr"/>
        <c:lblOffset val="100"/>
        <c:noMultiLvlLbl val="0"/>
      </c:catAx>
      <c:valAx>
        <c:axId val="45355157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53549936"/>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CCEA3AEF556F84084F79F65EEAE86FD" ma:contentTypeVersion="2" ma:contentTypeDescription="Create a new document." ma:contentTypeScope="" ma:versionID="84f9530c05b7eb62f06e1864b062bd92">
  <xsd:schema xmlns:xsd="http://www.w3.org/2001/XMLSchema" xmlns:xs="http://www.w3.org/2001/XMLSchema" xmlns:p="http://schemas.microsoft.com/office/2006/metadata/properties" xmlns:ns2="dc55b880-9349-46f7-8af9-0de948f76ae1" targetNamespace="http://schemas.microsoft.com/office/2006/metadata/properties" ma:root="true" ma:fieldsID="6e10b62c210232a7dfac4cb383e1087e" ns2:_="">
    <xsd:import namespace="dc55b880-9349-46f7-8af9-0de948f76ae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55b880-9349-46f7-8af9-0de948f76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5E1131-2B43-46B9-A338-44068954951D}">
  <ds:schemaRefs>
    <ds:schemaRef ds:uri="http://schemas.microsoft.com/sharepoint/v3/contenttype/forms"/>
  </ds:schemaRefs>
</ds:datastoreItem>
</file>

<file path=customXml/itemProps2.xml><?xml version="1.0" encoding="utf-8"?>
<ds:datastoreItem xmlns:ds="http://schemas.openxmlformats.org/officeDocument/2006/customXml" ds:itemID="{1A7C5488-E588-405E-9708-DA43E768661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0DF0F3C-35CC-435B-8276-30F27CDB85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55b880-9349-46f7-8af9-0de948f76a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AFEC1F-8A4E-4F7E-B14A-486DF6BBC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7392</TotalTime>
  <Pages>45</Pages>
  <Words>8154</Words>
  <Characters>46479</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Data Cleaning Tutorial</vt:lpstr>
    </vt:vector>
  </TitlesOfParts>
  <Company>Ericsson</Company>
  <LinksUpToDate>false</LinksUpToDate>
  <CharactersWithSpaces>54524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Cleaning Tutorial</dc:title>
  <dc:creator>egouste</dc:creator>
  <cp:keywords/>
  <dc:description>Rev PA1</dc:description>
  <cp:lastModifiedBy>Veer V S Chauhan</cp:lastModifiedBy>
  <cp:revision>188</cp:revision>
  <cp:lastPrinted>1998-10-07T06:22:00Z</cp:lastPrinted>
  <dcterms:created xsi:type="dcterms:W3CDTF">2019-05-30T10:17:00Z</dcterms:created>
  <dcterms:modified xsi:type="dcterms:W3CDTF">2019-06-10T10:02:00Z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Class">
    <vt:lpwstr>Ericsson Internal</vt:lpwstr>
  </property>
  <property fmtid="{D5CDD505-2E9C-101B-9397-08002B2CF9AE}" pid="3" name="DocName">
    <vt:lpwstr>DATA CLEANING TUTORIAL</vt:lpwstr>
  </property>
  <property fmtid="{D5CDD505-2E9C-101B-9397-08002B2CF9AE}" pid="4" name="Prepared">
    <vt:lpwstr>egouste</vt:lpwstr>
  </property>
  <property fmtid="{D5CDD505-2E9C-101B-9397-08002B2CF9AE}" pid="5" name="DocNo">
    <vt:lpwstr/>
  </property>
  <property fmtid="{D5CDD505-2E9C-101B-9397-08002B2CF9AE}" pid="6" name="Revision">
    <vt:lpwstr>PA1</vt:lpwstr>
  </property>
  <property fmtid="{D5CDD505-2E9C-101B-9397-08002B2CF9AE}" pid="7" name="Checked">
    <vt:lpwstr/>
  </property>
  <property fmtid="{D5CDD505-2E9C-101B-9397-08002B2CF9AE}" pid="8" name="Title">
    <vt:lpwstr>Data Cleaning Tutorial</vt:lpwstr>
  </property>
  <property fmtid="{D5CDD505-2E9C-101B-9397-08002B2CF9AE}" pid="9" name="Reference">
    <vt:lpwstr/>
  </property>
  <property fmtid="{D5CDD505-2E9C-101B-9397-08002B2CF9AE}" pid="10" name="Date">
    <vt:lpwstr>2018-10-09</vt:lpwstr>
  </property>
  <property fmtid="{D5CDD505-2E9C-101B-9397-08002B2CF9AE}" pid="11" name="Keyword">
    <vt:lpwstr/>
  </property>
  <property fmtid="{D5CDD505-2E9C-101B-9397-08002B2CF9AE}" pid="12" name="ApprovedBy">
    <vt:lpwstr/>
  </property>
  <property fmtid="{D5CDD505-2E9C-101B-9397-08002B2CF9AE}" pid="13" name="TemplateName">
    <vt:lpwstr>CXC 172 4735/5</vt:lpwstr>
  </property>
  <property fmtid="{D5CDD505-2E9C-101B-9397-08002B2CF9AE}" pid="14" name="TemplateVersion">
    <vt:lpwstr>R3A</vt:lpwstr>
  </property>
  <property fmtid="{D5CDD505-2E9C-101B-9397-08002B2CF9AE}" pid="15" name="DocumentType">
    <vt:lpwstr>StandardPortrait2</vt:lpwstr>
  </property>
  <property fmtid="{D5CDD505-2E9C-101B-9397-08002B2CF9AE}" pid="16" name="Language">
    <vt:lpwstr>EnglishUS</vt:lpwstr>
  </property>
  <property fmtid="{D5CDD505-2E9C-101B-9397-08002B2CF9AE}" pid="17" name="FilePath">
    <vt:lpwstr>False</vt:lpwstr>
  </property>
  <property fmtid="{D5CDD505-2E9C-101B-9397-08002B2CF9AE}" pid="18" name="Size">
    <vt:lpwstr>Wide</vt:lpwstr>
  </property>
  <property fmtid="{D5CDD505-2E9C-101B-9397-08002B2CF9AE}" pid="19" name="TemplateIdentity">
    <vt:lpwstr/>
  </property>
  <property fmtid="{D5CDD505-2E9C-101B-9397-08002B2CF9AE}" pid="20" name="TemplateID">
    <vt:lpwstr>False</vt:lpwstr>
  </property>
  <property fmtid="{D5CDD505-2E9C-101B-9397-08002B2CF9AE}" pid="21" name="ConfCtrl">
    <vt:lpwstr>False</vt:lpwstr>
  </property>
  <property fmtid="{D5CDD505-2E9C-101B-9397-08002B2CF9AE}" pid="22" name="Conf">
    <vt:lpwstr>Ericsson Internal</vt:lpwstr>
  </property>
  <property fmtid="{D5CDD505-2E9C-101B-9397-08002B2CF9AE}" pid="23" name="AdmInfo">
    <vt:lpwstr/>
  </property>
  <property fmtid="{D5CDD505-2E9C-101B-9397-08002B2CF9AE}" pid="24" name="PackageNo">
    <vt:lpwstr>LXA 119 604</vt:lpwstr>
  </property>
  <property fmtid="{D5CDD505-2E9C-101B-9397-08002B2CF9AE}" pid="25" name="PackageVersion">
    <vt:lpwstr>R6D</vt:lpwstr>
  </property>
  <property fmtid="{D5CDD505-2E9C-101B-9397-08002B2CF9AE}" pid="26" name="BCategory">
    <vt:lpwstr/>
  </property>
  <property fmtid="{D5CDD505-2E9C-101B-9397-08002B2CF9AE}" pid="27" name="BSubject">
    <vt:lpwstr/>
  </property>
  <property fmtid="{D5CDD505-2E9C-101B-9397-08002B2CF9AE}" pid="28" name="DocType">
    <vt:lpwstr/>
  </property>
  <property fmtid="{D5CDD505-2E9C-101B-9397-08002B2CF9AE}" pid="29" name="x">
    <vt:lpwstr>1</vt:lpwstr>
  </property>
  <property fmtid="{D5CDD505-2E9C-101B-9397-08002B2CF9AE}" pid="30" name="ContentTypeId">
    <vt:lpwstr>0x0101007CCEA3AEF556F84084F79F65EEAE86FD</vt:lpwstr>
  </property>
  <property fmtid="{D5CDD505-2E9C-101B-9397-08002B2CF9AE}" pid="31" name="TaxKeyword">
    <vt:lpwstr/>
  </property>
  <property fmtid="{D5CDD505-2E9C-101B-9397-08002B2CF9AE}" pid="32" name="EriCOLLCategory">
    <vt:lpwstr/>
  </property>
  <property fmtid="{D5CDD505-2E9C-101B-9397-08002B2CF9AE}" pid="33" name="EriCOLLCountry">
    <vt:lpwstr/>
  </property>
  <property fmtid="{D5CDD505-2E9C-101B-9397-08002B2CF9AE}" pid="34" name="EriCOLLCompetence">
    <vt:lpwstr/>
  </property>
  <property fmtid="{D5CDD505-2E9C-101B-9397-08002B2CF9AE}" pid="35" name="EriCOLLOrganizationUnit">
    <vt:lpwstr/>
  </property>
  <property fmtid="{D5CDD505-2E9C-101B-9397-08002B2CF9AE}" pid="36" name="EriCOLLProducts">
    <vt:lpwstr/>
  </property>
  <property fmtid="{D5CDD505-2E9C-101B-9397-08002B2CF9AE}" pid="37" name="EriCOLLCustomer">
    <vt:lpwstr/>
  </property>
  <property fmtid="{D5CDD505-2E9C-101B-9397-08002B2CF9AE}" pid="38" name="EriCOLLProjects">
    <vt:lpwstr/>
  </property>
  <property fmtid="{D5CDD505-2E9C-101B-9397-08002B2CF9AE}" pid="39" name="EriCOLLProcess">
    <vt:lpwstr/>
  </property>
</Properties>
</file>